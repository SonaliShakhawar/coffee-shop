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F4DF" w14:textId="6A0EC565" w:rsidR="003C1026" w:rsidRDefault="003C1026" w:rsidP="003C1026">
      <w:pPr>
        <w:pStyle w:val="Heading6"/>
        <w:spacing w:line="360" w:lineRule="auto"/>
        <w:ind w:left="1" w:hanging="3"/>
        <w:jc w:val="center"/>
        <w:rPr>
          <w:sz w:val="32"/>
          <w:szCs w:val="32"/>
        </w:rPr>
      </w:pPr>
      <w:r>
        <w:rPr>
          <w:sz w:val="32"/>
          <w:szCs w:val="32"/>
        </w:rPr>
        <w:t xml:space="preserve">Contents </w:t>
      </w:r>
    </w:p>
    <w:p w14:paraId="51411BFD" w14:textId="77777777" w:rsidR="003C1026" w:rsidRDefault="003C1026" w:rsidP="003C1026">
      <w:pPr>
        <w:ind w:left="0" w:hanging="2"/>
      </w:pPr>
      <w:r>
        <w:t xml:space="preserve"> </w:t>
      </w:r>
    </w:p>
    <w:p w14:paraId="49DB9CA4" w14:textId="40FB6CC9" w:rsid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 xml:space="preserve">INTRODUCTION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 </w:t>
      </w:r>
      <w:r>
        <w:rPr>
          <w:rFonts w:ascii="Times New Roman" w:hAnsi="Times New Roman" w:cs="Times New Roman"/>
          <w:b/>
          <w:sz w:val="28"/>
          <w:szCs w:val="28"/>
        </w:rPr>
        <w:tab/>
      </w:r>
    </w:p>
    <w:p w14:paraId="0915105B" w14:textId="77777777" w:rsidR="003C1026" w:rsidRDefault="003C1026" w:rsidP="003C1026">
      <w:pPr>
        <w:numPr>
          <w:ilvl w:val="1"/>
          <w:numId w:val="2"/>
        </w:numPr>
        <w:spacing w:before="0" w:beforeAutospacing="0" w:after="0" w:line="360" w:lineRule="auto"/>
        <w:ind w:left="0" w:hanging="2"/>
        <w:jc w:val="both"/>
        <w:rPr>
          <w:rFonts w:ascii="Times New Roman" w:hAnsi="Times New Roman" w:cs="Times New Roman"/>
          <w:color w:val="000000"/>
          <w:sz w:val="24"/>
          <w:szCs w:val="24"/>
        </w:rPr>
      </w:pPr>
      <w:r>
        <w:rPr>
          <w:rFonts w:ascii="Times New Roman" w:hAnsi="Times New Roman" w:cs="Times New Roman"/>
          <w:color w:val="000000"/>
          <w:sz w:val="24"/>
          <w:szCs w:val="24"/>
        </w:rPr>
        <w:t>Introduction</w:t>
      </w:r>
    </w:p>
    <w:p w14:paraId="08211F32" w14:textId="77777777" w:rsidR="003C1026" w:rsidRDefault="003C1026" w:rsidP="003C1026">
      <w:pPr>
        <w:numPr>
          <w:ilvl w:val="1"/>
          <w:numId w:val="2"/>
        </w:numPr>
        <w:spacing w:before="0" w:beforeAutospacing="0" w:after="0" w:line="360" w:lineRule="auto"/>
        <w:ind w:left="0" w:hanging="2"/>
        <w:jc w:val="both"/>
        <w:rPr>
          <w:rFonts w:ascii="Times New Roman" w:hAnsi="Times New Roman" w:cs="Times New Roman"/>
          <w:color w:val="000000"/>
          <w:sz w:val="24"/>
          <w:szCs w:val="24"/>
        </w:rPr>
      </w:pPr>
      <w:r>
        <w:rPr>
          <w:rFonts w:ascii="Times New Roman" w:hAnsi="Times New Roman" w:cs="Times New Roman"/>
          <w:color w:val="000000"/>
          <w:sz w:val="24"/>
          <w:szCs w:val="24"/>
        </w:rPr>
        <w:t>Objective</w:t>
      </w:r>
    </w:p>
    <w:p w14:paraId="79B6741D" w14:textId="77777777" w:rsidR="003C1026" w:rsidRDefault="003C1026" w:rsidP="003C1026">
      <w:pPr>
        <w:spacing w:before="0" w:beforeAutospacing="0" w:after="0" w:line="360" w:lineRule="auto"/>
        <w:ind w:left="0" w:hanging="2"/>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p>
    <w:p w14:paraId="50A2507B" w14:textId="0EBE917D" w:rsidR="003C1026" w:rsidRP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Literature Survey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b/>
          <w:sz w:val="28"/>
          <w:szCs w:val="28"/>
        </w:rPr>
        <w:tab/>
      </w:r>
      <w:r>
        <w:rPr>
          <w:b/>
          <w:sz w:val="28"/>
          <w:szCs w:val="28"/>
        </w:rPr>
        <w:tab/>
        <w:t xml:space="preserve">                                 </w:t>
      </w:r>
      <w:r>
        <w:rPr>
          <w:rFonts w:ascii="Times New Roman" w:hAnsi="Times New Roman" w:cs="Times New Roman"/>
          <w:b/>
          <w:sz w:val="28"/>
          <w:szCs w:val="28"/>
        </w:rPr>
        <w:t xml:space="preserve"> 3</w:t>
      </w:r>
    </w:p>
    <w:p w14:paraId="7DF65140"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D980AE5" w14:textId="3E157A87" w:rsid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System Development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6</w:t>
      </w:r>
    </w:p>
    <w:p w14:paraId="7CE6DCC3"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 xml:space="preserve">3.1 Working/Architecture </w:t>
      </w:r>
    </w:p>
    <w:p w14:paraId="3FB0227F"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3.2 User Interface Design</w:t>
      </w:r>
    </w:p>
    <w:p w14:paraId="63282D23"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3.3 Output</w:t>
      </w:r>
    </w:p>
    <w:p w14:paraId="1758911A" w14:textId="2BC40B55" w:rsidR="003C1026" w:rsidRDefault="003C1026" w:rsidP="003C1026">
      <w:pPr>
        <w:numPr>
          <w:ilvl w:val="0"/>
          <w:numId w:val="1"/>
        </w:numPr>
        <w:spacing w:after="0" w:line="360" w:lineRule="auto"/>
        <w:ind w:left="1" w:hanging="3"/>
        <w:rPr>
          <w:rFonts w:ascii="Times New Roman" w:hAnsi="Times New Roman" w:cs="Times New Roman"/>
          <w:sz w:val="28"/>
          <w:szCs w:val="28"/>
        </w:rPr>
      </w:pPr>
      <w:r>
        <w:rPr>
          <w:rFonts w:ascii="Times New Roman" w:hAnsi="Times New Roman" w:cs="Times New Roman"/>
          <w:b/>
          <w:sz w:val="28"/>
          <w:szCs w:val="28"/>
        </w:rPr>
        <w:t xml:space="preserve">Conclusion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7</w:t>
      </w:r>
    </w:p>
    <w:p w14:paraId="628DC84D" w14:textId="744A103B" w:rsidR="002062E9" w:rsidRDefault="002062E9" w:rsidP="002062E9">
      <w:pPr>
        <w:spacing w:after="0" w:line="360" w:lineRule="auto"/>
        <w:ind w:left="-2" w:firstLineChars="0" w:firstLine="0"/>
        <w:rPr>
          <w:rFonts w:ascii="Times New Roman" w:hAnsi="Times New Roman" w:cs="Times New Roman"/>
          <w:sz w:val="28"/>
          <w:szCs w:val="28"/>
        </w:rPr>
      </w:pPr>
    </w:p>
    <w:p w14:paraId="4ED9AF56" w14:textId="277C31C3" w:rsidR="003C1026" w:rsidRDefault="003C1026" w:rsidP="002062E9">
      <w:pPr>
        <w:spacing w:after="0" w:line="360" w:lineRule="auto"/>
        <w:ind w:left="1" w:hanging="3"/>
        <w:rPr>
          <w:rFonts w:ascii="Times New Roman" w:hAnsi="Times New Roman" w:cs="Times New Roman"/>
          <w:sz w:val="28"/>
          <w:szCs w:val="28"/>
        </w:rPr>
      </w:pPr>
      <w:r>
        <w:rPr>
          <w:rFonts w:ascii="Times New Roman" w:hAnsi="Times New Roman" w:cs="Times New Roman"/>
          <w:sz w:val="28"/>
          <w:szCs w:val="28"/>
        </w:rPr>
        <w:t xml:space="preserve"> </w:t>
      </w:r>
    </w:p>
    <w:p w14:paraId="102848BE" w14:textId="1DA2E686" w:rsidR="003C1026" w:rsidRDefault="003C1026" w:rsidP="003C1026">
      <w:pPr>
        <w:spacing w:after="0" w:line="360" w:lineRule="auto"/>
        <w:ind w:left="1" w:hanging="3"/>
        <w:jc w:val="both"/>
        <w:rPr>
          <w:rFonts w:ascii="Times New Roman" w:hAnsi="Times New Roman" w:cs="Times New Roman"/>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47B53F9" w14:textId="0D7256C2" w:rsidR="003C1026" w:rsidRDefault="003C1026" w:rsidP="003C1026">
      <w:pPr>
        <w:spacing w:after="0" w:line="360" w:lineRule="auto"/>
        <w:ind w:left="1" w:hanging="3"/>
        <w:rPr>
          <w:sz w:val="24"/>
          <w:szCs w:val="24"/>
        </w:rPr>
      </w:pPr>
      <w:r>
        <w:rPr>
          <w:rFonts w:ascii="Times New Roman" w:hAnsi="Times New Roman" w:cs="Times New Roman"/>
          <w:b/>
          <w:sz w:val="28"/>
          <w:szCs w:val="28"/>
        </w:rPr>
        <w:t>ACKNOWLEDGEMENT</w:t>
      </w:r>
      <w:r>
        <w:rPr>
          <w:sz w:val="28"/>
          <w:szCs w:val="28"/>
        </w:rPr>
        <w:tab/>
      </w:r>
    </w:p>
    <w:p w14:paraId="3A516514" w14:textId="77777777" w:rsidR="003C1026" w:rsidRDefault="003C1026" w:rsidP="003C1026">
      <w:p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 xml:space="preserve"> </w:t>
      </w:r>
    </w:p>
    <w:p w14:paraId="50410968" w14:textId="77777777" w:rsidR="003C1026" w:rsidRDefault="003C1026" w:rsidP="003C1026">
      <w:pPr>
        <w:spacing w:after="0" w:line="360" w:lineRule="auto"/>
        <w:ind w:left="0" w:hanging="2"/>
        <w:rPr>
          <w:rFonts w:ascii="Times New Roman" w:hAnsi="Times New Roman" w:cs="Times New Roman"/>
          <w:sz w:val="24"/>
          <w:szCs w:val="24"/>
        </w:rPr>
      </w:pPr>
    </w:p>
    <w:p w14:paraId="2ABBCFE4" w14:textId="3D0D1290" w:rsidR="003B34EA" w:rsidRPr="003B34EA" w:rsidRDefault="003B34EA" w:rsidP="003B34EA">
      <w:pPr>
        <w:spacing w:after="0" w:line="360" w:lineRule="auto"/>
        <w:ind w:leftChars="0" w:left="0" w:firstLineChars="0" w:firstLine="0"/>
        <w:rPr>
          <w:rFonts w:ascii="Times New Roman" w:hAnsi="Times New Roman" w:cs="Times New Roman"/>
          <w:b/>
          <w:bCs/>
          <w:sz w:val="28"/>
          <w:szCs w:val="28"/>
        </w:rPr>
        <w:sectPr w:rsidR="003B34EA" w:rsidRPr="003B34EA" w:rsidSect="001E0F88">
          <w:headerReference w:type="even" r:id="rId8"/>
          <w:headerReference w:type="default" r:id="rId9"/>
          <w:footerReference w:type="even" r:id="rId10"/>
          <w:footerReference w:type="default" r:id="rId11"/>
          <w:headerReference w:type="first" r:id="rId12"/>
          <w:footerReference w:type="first" r:id="rId13"/>
          <w:pgSz w:w="11906" w:h="16838"/>
          <w:pgMar w:top="1440" w:right="720" w:bottom="1440" w:left="2160" w:header="706" w:footer="706" w:gutter="0"/>
          <w:cols w:space="708"/>
          <w:docGrid w:linePitch="360"/>
        </w:sectPr>
      </w:pPr>
    </w:p>
    <w:p w14:paraId="1A28439A" w14:textId="4C951348" w:rsidR="00B059F1" w:rsidRDefault="003B34EA" w:rsidP="003B34EA">
      <w:pPr>
        <w:pStyle w:val="ListParagraph"/>
        <w:spacing w:after="0" w:line="360" w:lineRule="auto"/>
        <w:ind w:leftChars="0" w:left="2160" w:firstLineChars="0" w:firstLine="720"/>
        <w:rPr>
          <w:rFonts w:ascii="Times New Roman" w:hAnsi="Times New Roman" w:cs="Times New Roman"/>
          <w:b/>
          <w:bCs/>
          <w:sz w:val="28"/>
          <w:szCs w:val="28"/>
        </w:rPr>
      </w:pPr>
      <w:r>
        <w:rPr>
          <w:rFonts w:ascii="Times New Roman" w:hAnsi="Times New Roman" w:cs="Times New Roman"/>
          <w:b/>
          <w:bCs/>
          <w:sz w:val="28"/>
          <w:szCs w:val="28"/>
        </w:rPr>
        <w:lastRenderedPageBreak/>
        <w:t>1.</w:t>
      </w:r>
      <w:r w:rsidR="00B059F1">
        <w:rPr>
          <w:rFonts w:ascii="Times New Roman" w:hAnsi="Times New Roman" w:cs="Times New Roman"/>
          <w:b/>
          <w:bCs/>
          <w:sz w:val="28"/>
          <w:szCs w:val="28"/>
        </w:rPr>
        <w:t>INTRODUCTION</w:t>
      </w:r>
    </w:p>
    <w:p w14:paraId="2C7FB919" w14:textId="6CB3EC20" w:rsidR="001E0F88" w:rsidRDefault="001E0F88" w:rsidP="00040314">
      <w:pPr>
        <w:spacing w:line="360" w:lineRule="auto"/>
        <w:ind w:leftChars="0" w:left="0" w:firstLineChars="0" w:firstLine="0"/>
        <w:rPr>
          <w:rFonts w:ascii="Times New Roman" w:hAnsi="Times New Roman" w:cs="Times New Roman"/>
          <w:sz w:val="24"/>
          <w:szCs w:val="24"/>
        </w:rPr>
      </w:pPr>
      <w:r w:rsidRPr="001E0F88">
        <w:rPr>
          <w:rFonts w:ascii="Times New Roman" w:hAnsi="Times New Roman" w:cs="Times New Roman"/>
          <w:sz w:val="24"/>
          <w:szCs w:val="24"/>
        </w:rPr>
        <w:t>One of the most consumed beverages in the world is coffee. Aside from water, some people assert that it is the liquid that is consumed the most globally.</w:t>
      </w:r>
      <w:r w:rsidR="00E070B7">
        <w:rPr>
          <w:rFonts w:ascii="Times New Roman" w:hAnsi="Times New Roman" w:cs="Times New Roman"/>
          <w:sz w:val="24"/>
          <w:szCs w:val="24"/>
        </w:rPr>
        <w:t xml:space="preserve"> </w:t>
      </w:r>
      <w:r w:rsidRPr="001E0F88">
        <w:rPr>
          <w:rFonts w:ascii="Times New Roman" w:hAnsi="Times New Roman" w:cs="Times New Roman"/>
          <w:sz w:val="24"/>
          <w:szCs w:val="24"/>
        </w:rPr>
        <w:t>But coffee is more than just a drink. It is woven into our lives as a memory, an expectation, and a lifetime of solace-inducing moments of minor pleasure.</w:t>
      </w:r>
    </w:p>
    <w:p w14:paraId="5F9F8036" w14:textId="4D767FBC" w:rsidR="003C1026" w:rsidRDefault="001E0F88" w:rsidP="00040314">
      <w:pPr>
        <w:spacing w:line="360" w:lineRule="auto"/>
        <w:ind w:leftChars="0" w:firstLineChars="0"/>
        <w:rPr>
          <w:rFonts w:ascii="Times New Roman" w:hAnsi="Times New Roman" w:cs="Times New Roman"/>
          <w:sz w:val="24"/>
          <w:szCs w:val="24"/>
        </w:rPr>
      </w:pPr>
      <w:r w:rsidRPr="001E0F88">
        <w:rPr>
          <w:rFonts w:ascii="Times New Roman" w:hAnsi="Times New Roman" w:cs="Times New Roman"/>
          <w:sz w:val="24"/>
          <w:szCs w:val="24"/>
        </w:rPr>
        <w:t>A website gives clients important details about your coffee business, serves as an online store for beans and other goods, and offers engaging informative and entertaining material to draw them into your brand.</w:t>
      </w:r>
      <w:r w:rsidR="00E070B7">
        <w:rPr>
          <w:rFonts w:ascii="Times New Roman" w:hAnsi="Times New Roman" w:cs="Times New Roman"/>
          <w:sz w:val="24"/>
          <w:szCs w:val="24"/>
        </w:rPr>
        <w:t xml:space="preserve"> </w:t>
      </w:r>
      <w:r w:rsidRPr="001E0F88">
        <w:rPr>
          <w:rFonts w:ascii="Times New Roman" w:hAnsi="Times New Roman" w:cs="Times New Roman"/>
          <w:sz w:val="24"/>
          <w:szCs w:val="24"/>
        </w:rPr>
        <w:t>Coffee's popularity as a beverage is unquestionably due to the caffeine it contains as well as to its enjoyable taste. Coffee drinkers have come to link the richness and scent of the beverage with the energising boost that caffeine provides.</w:t>
      </w:r>
    </w:p>
    <w:p w14:paraId="10362BFA" w14:textId="77777777" w:rsidR="008C4D69" w:rsidRDefault="001E0F88" w:rsidP="008C4D69">
      <w:pPr>
        <w:keepNext/>
        <w:spacing w:line="360" w:lineRule="auto"/>
        <w:ind w:leftChars="0" w:firstLineChars="0"/>
      </w:pPr>
      <w:r w:rsidRPr="001E0F88">
        <w:rPr>
          <w:rFonts w:ascii="Times New Roman" w:hAnsi="Times New Roman" w:cs="Times New Roman"/>
          <w:sz w:val="24"/>
          <w:szCs w:val="24"/>
        </w:rPr>
        <w:t>An establishment that specialises in serving coffee of all varieties, most notably espresso, latte, and cappuccino, is known as a coffeehouse, coffee shop, or café. There are several coffee shops that offer non-caffeinated drinks and cold drinks like iced coffee and iced tea. Cafés in continental Europe serve alcoholic beverages.</w:t>
      </w:r>
      <w:r w:rsidR="00040314" w:rsidRPr="00040314">
        <w:rPr>
          <w:noProof/>
        </w:rPr>
        <w:t xml:space="preserve"> </w:t>
      </w:r>
      <w:r w:rsidR="00040314">
        <w:rPr>
          <w:noProof/>
        </w:rPr>
        <w:drawing>
          <wp:inline distT="0" distB="0" distL="0" distR="0" wp14:anchorId="74B450EC" wp14:editId="060F7B68">
            <wp:extent cx="4273062" cy="2308276"/>
            <wp:effectExtent l="0" t="0" r="0" b="0"/>
            <wp:docPr id="2" name="Picture 2" descr="37 Coffee Statistics in 2023: Fascinating Facts (With Infographics!) |  Coffee Af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7 Coffee Statistics in 2023: Fascinating Facts (With Infographics!) |  Coffee Aff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468" cy="2324161"/>
                    </a:xfrm>
                    <a:prstGeom prst="rect">
                      <a:avLst/>
                    </a:prstGeom>
                    <a:noFill/>
                    <a:ln>
                      <a:noFill/>
                    </a:ln>
                  </pic:spPr>
                </pic:pic>
              </a:graphicData>
            </a:graphic>
          </wp:inline>
        </w:drawing>
      </w:r>
    </w:p>
    <w:p w14:paraId="30601D9F" w14:textId="570369BD" w:rsidR="001E0F88" w:rsidRPr="008C4D69" w:rsidRDefault="008C4D69" w:rsidP="008C4D69">
      <w:pPr>
        <w:pStyle w:val="Caption"/>
        <w:ind w:left="0" w:hanging="2"/>
        <w:jc w:val="center"/>
        <w:rPr>
          <w:rFonts w:ascii="Times New Roman" w:hAnsi="Times New Roman" w:cs="Times New Roman"/>
          <w:i w:val="0"/>
          <w:iCs w:val="0"/>
          <w:sz w:val="24"/>
          <w:szCs w:val="24"/>
        </w:rPr>
      </w:pPr>
      <w:r w:rsidRPr="008C4D69">
        <w:rPr>
          <w:rFonts w:ascii="Times New Roman" w:hAnsi="Times New Roman" w:cs="Times New Roman"/>
          <w:i w:val="0"/>
          <w:iCs w:val="0"/>
          <w:sz w:val="24"/>
          <w:szCs w:val="24"/>
        </w:rPr>
        <w:t xml:space="preserve">Figure </w:t>
      </w:r>
      <w:r w:rsidRPr="008C4D69">
        <w:rPr>
          <w:rFonts w:ascii="Times New Roman" w:hAnsi="Times New Roman" w:cs="Times New Roman"/>
          <w:i w:val="0"/>
          <w:iCs w:val="0"/>
          <w:sz w:val="24"/>
          <w:szCs w:val="24"/>
        </w:rPr>
        <w:fldChar w:fldCharType="begin"/>
      </w:r>
      <w:r w:rsidRPr="008C4D69">
        <w:rPr>
          <w:rFonts w:ascii="Times New Roman" w:hAnsi="Times New Roman" w:cs="Times New Roman"/>
          <w:i w:val="0"/>
          <w:iCs w:val="0"/>
          <w:sz w:val="24"/>
          <w:szCs w:val="24"/>
        </w:rPr>
        <w:instrText xml:space="preserve"> SEQ Figure \* ARABIC </w:instrText>
      </w:r>
      <w:r w:rsidRPr="008C4D69">
        <w:rPr>
          <w:rFonts w:ascii="Times New Roman" w:hAnsi="Times New Roman" w:cs="Times New Roman"/>
          <w:i w:val="0"/>
          <w:iCs w:val="0"/>
          <w:sz w:val="24"/>
          <w:szCs w:val="24"/>
        </w:rPr>
        <w:fldChar w:fldCharType="separate"/>
      </w:r>
      <w:r w:rsidR="00E8317F">
        <w:rPr>
          <w:rFonts w:ascii="Times New Roman" w:hAnsi="Times New Roman" w:cs="Times New Roman"/>
          <w:i w:val="0"/>
          <w:iCs w:val="0"/>
          <w:noProof/>
          <w:sz w:val="24"/>
          <w:szCs w:val="24"/>
        </w:rPr>
        <w:t>1</w:t>
      </w:r>
      <w:r w:rsidRPr="008C4D69">
        <w:rPr>
          <w:rFonts w:ascii="Times New Roman" w:hAnsi="Times New Roman" w:cs="Times New Roman"/>
          <w:i w:val="0"/>
          <w:iCs w:val="0"/>
          <w:sz w:val="24"/>
          <w:szCs w:val="24"/>
        </w:rPr>
        <w:fldChar w:fldCharType="end"/>
      </w:r>
      <w:r w:rsidRPr="008C4D69">
        <w:rPr>
          <w:rFonts w:ascii="Times New Roman" w:hAnsi="Times New Roman" w:cs="Times New Roman"/>
          <w:i w:val="0"/>
          <w:iCs w:val="0"/>
          <w:sz w:val="24"/>
          <w:szCs w:val="24"/>
        </w:rPr>
        <w:t>.1 Statistical Data of coffee</w:t>
      </w:r>
    </w:p>
    <w:p w14:paraId="019AEC7D" w14:textId="7CBD6480" w:rsidR="001E0F88" w:rsidRDefault="001E0F88" w:rsidP="00040314">
      <w:pPr>
        <w:spacing w:line="360" w:lineRule="auto"/>
        <w:ind w:leftChars="0" w:left="0" w:firstLineChars="0" w:firstLine="0"/>
        <w:rPr>
          <w:rFonts w:ascii="Times New Roman" w:hAnsi="Times New Roman" w:cs="Times New Roman"/>
          <w:sz w:val="24"/>
          <w:szCs w:val="24"/>
        </w:rPr>
      </w:pPr>
      <w:r w:rsidRPr="001E0F88">
        <w:rPr>
          <w:rFonts w:ascii="Times New Roman" w:hAnsi="Times New Roman" w:cs="Times New Roman"/>
          <w:sz w:val="24"/>
          <w:szCs w:val="24"/>
        </w:rPr>
        <w:t>Unroasted green coffee beans are created by separating the seeds from the fruits of the Coffea plant. A cup of coffee is made by first roasting the beans, then grinding them into tiny particles that are often soaked in hot water before being filtered out. Even though cooled or iced coffee is widespread, it is often served hot.</w:t>
      </w:r>
    </w:p>
    <w:p w14:paraId="5ED2C2C8" w14:textId="5C8ABDB9" w:rsidR="006D1292" w:rsidRDefault="00345479" w:rsidP="00345479">
      <w:pPr>
        <w:spacing w:line="360" w:lineRule="auto"/>
        <w:ind w:leftChars="0" w:firstLineChars="0"/>
        <w:jc w:val="both"/>
        <w:rPr>
          <w:rFonts w:ascii="Times New Roman" w:hAnsi="Times New Roman" w:cs="Times New Roman"/>
          <w:sz w:val="24"/>
          <w:szCs w:val="24"/>
        </w:rPr>
      </w:pPr>
      <w:r w:rsidRPr="00345479">
        <w:rPr>
          <w:rFonts w:ascii="Times New Roman" w:hAnsi="Times New Roman" w:cs="Times New Roman"/>
          <w:sz w:val="24"/>
          <w:szCs w:val="24"/>
        </w:rPr>
        <w:lastRenderedPageBreak/>
        <w:t xml:space="preserve">The Coffee Shop Management is based on a concept to maintain orders and management of a particular coffee shop. The administrator can handle the data and update information of the </w:t>
      </w:r>
      <w:r w:rsidR="006D1292" w:rsidRPr="00345479">
        <w:rPr>
          <w:rFonts w:ascii="Times New Roman" w:hAnsi="Times New Roman" w:cs="Times New Roman"/>
          <w:sz w:val="24"/>
          <w:szCs w:val="24"/>
        </w:rPr>
        <w:t>coffees.</w:t>
      </w:r>
      <w:r w:rsidRPr="00345479">
        <w:rPr>
          <w:rFonts w:ascii="Times New Roman" w:hAnsi="Times New Roman" w:cs="Times New Roman"/>
          <w:sz w:val="24"/>
          <w:szCs w:val="24"/>
        </w:rPr>
        <w:t xml:space="preserve"> The Coffee Shop Management System is a </w:t>
      </w:r>
      <w:proofErr w:type="gramStart"/>
      <w:r w:rsidRPr="00345479">
        <w:rPr>
          <w:rFonts w:ascii="Times New Roman" w:hAnsi="Times New Roman" w:cs="Times New Roman"/>
          <w:sz w:val="24"/>
          <w:szCs w:val="24"/>
        </w:rPr>
        <w:t>web based</w:t>
      </w:r>
      <w:proofErr w:type="gramEnd"/>
      <w:r w:rsidRPr="00345479">
        <w:rPr>
          <w:rFonts w:ascii="Times New Roman" w:hAnsi="Times New Roman" w:cs="Times New Roman"/>
          <w:sz w:val="24"/>
          <w:szCs w:val="24"/>
        </w:rPr>
        <w:t xml:space="preserve"> project. The Aim of Coffee Shop Management is communication between rural area people and coffee shop management.</w:t>
      </w:r>
    </w:p>
    <w:p w14:paraId="60018ED9" w14:textId="28605559" w:rsidR="006D1292" w:rsidRPr="006D1292" w:rsidRDefault="00345479" w:rsidP="00345479">
      <w:pPr>
        <w:spacing w:line="360" w:lineRule="auto"/>
        <w:ind w:leftChars="0" w:firstLineChars="0"/>
        <w:jc w:val="both"/>
        <w:rPr>
          <w:rFonts w:ascii="Times New Roman" w:hAnsi="Times New Roman" w:cs="Times New Roman"/>
          <w:sz w:val="28"/>
          <w:szCs w:val="28"/>
        </w:rPr>
      </w:pPr>
      <w:r w:rsidRPr="006D1292">
        <w:rPr>
          <w:rFonts w:ascii="Times New Roman" w:hAnsi="Times New Roman" w:cs="Times New Roman"/>
          <w:sz w:val="28"/>
          <w:szCs w:val="28"/>
        </w:rPr>
        <w:t xml:space="preserve"> 1.1</w:t>
      </w:r>
      <w:r w:rsidR="00B97AC1">
        <w:rPr>
          <w:rFonts w:ascii="Times New Roman" w:hAnsi="Times New Roman" w:cs="Times New Roman"/>
          <w:sz w:val="28"/>
          <w:szCs w:val="28"/>
        </w:rPr>
        <w:t xml:space="preserve"> Introduction</w:t>
      </w:r>
      <w:r w:rsidR="006D1292" w:rsidRPr="006D1292">
        <w:rPr>
          <w:rFonts w:ascii="Times New Roman" w:hAnsi="Times New Roman" w:cs="Times New Roman"/>
          <w:sz w:val="28"/>
          <w:szCs w:val="28"/>
        </w:rPr>
        <w:t>: -</w:t>
      </w:r>
      <w:r w:rsidRPr="006D1292">
        <w:rPr>
          <w:rFonts w:ascii="Times New Roman" w:hAnsi="Times New Roman" w:cs="Times New Roman"/>
          <w:sz w:val="28"/>
          <w:szCs w:val="28"/>
        </w:rPr>
        <w:t xml:space="preserve"> </w:t>
      </w:r>
    </w:p>
    <w:p w14:paraId="22BCE162" w14:textId="31EEAE8B" w:rsidR="00345479" w:rsidRDefault="00345479" w:rsidP="00345479">
      <w:pPr>
        <w:spacing w:line="360" w:lineRule="auto"/>
        <w:ind w:leftChars="0" w:firstLineChars="0"/>
        <w:jc w:val="both"/>
        <w:rPr>
          <w:rFonts w:ascii="Times New Roman" w:hAnsi="Times New Roman" w:cs="Times New Roman"/>
          <w:sz w:val="24"/>
          <w:szCs w:val="24"/>
        </w:rPr>
      </w:pPr>
      <w:r w:rsidRPr="00345479">
        <w:rPr>
          <w:rFonts w:ascii="Times New Roman" w:hAnsi="Times New Roman" w:cs="Times New Roman"/>
          <w:sz w:val="24"/>
          <w:szCs w:val="24"/>
        </w:rPr>
        <w:t xml:space="preserve">The System “Coffee Shop Management” is an automated system. Coffee Shop Management is a </w:t>
      </w:r>
      <w:r w:rsidR="006D1292" w:rsidRPr="00345479">
        <w:rPr>
          <w:rFonts w:ascii="Times New Roman" w:hAnsi="Times New Roman" w:cs="Times New Roman"/>
          <w:sz w:val="24"/>
          <w:szCs w:val="24"/>
        </w:rPr>
        <w:t>web-based</w:t>
      </w:r>
      <w:r w:rsidRPr="00345479">
        <w:rPr>
          <w:rFonts w:ascii="Times New Roman" w:hAnsi="Times New Roman" w:cs="Times New Roman"/>
          <w:sz w:val="24"/>
          <w:szCs w:val="24"/>
        </w:rPr>
        <w:t xml:space="preserve"> project. In this system Admin can handle data. In this System admin can handle data. The Customer can suggest the admin(distributor) to make any change in </w:t>
      </w:r>
      <w:r w:rsidR="00996B87" w:rsidRPr="00345479">
        <w:rPr>
          <w:rFonts w:ascii="Times New Roman" w:hAnsi="Times New Roman" w:cs="Times New Roman"/>
          <w:sz w:val="24"/>
          <w:szCs w:val="24"/>
        </w:rPr>
        <w:t>coffees. The</w:t>
      </w:r>
      <w:r w:rsidRPr="00345479">
        <w:rPr>
          <w:rFonts w:ascii="Times New Roman" w:hAnsi="Times New Roman" w:cs="Times New Roman"/>
          <w:sz w:val="24"/>
          <w:szCs w:val="24"/>
        </w:rPr>
        <w:t xml:space="preserve"> administrator can add, </w:t>
      </w:r>
      <w:r w:rsidR="00B97AC1" w:rsidRPr="00345479">
        <w:rPr>
          <w:rFonts w:ascii="Times New Roman" w:hAnsi="Times New Roman" w:cs="Times New Roman"/>
          <w:sz w:val="24"/>
          <w:szCs w:val="24"/>
        </w:rPr>
        <w:t>update, delete</w:t>
      </w:r>
      <w:r w:rsidRPr="00345479">
        <w:rPr>
          <w:rFonts w:ascii="Times New Roman" w:hAnsi="Times New Roman" w:cs="Times New Roman"/>
          <w:sz w:val="24"/>
          <w:szCs w:val="24"/>
        </w:rPr>
        <w:t xml:space="preserve"> any information about the system.</w:t>
      </w:r>
    </w:p>
    <w:p w14:paraId="12C4D062" w14:textId="0F079D43" w:rsidR="00040314" w:rsidRPr="00BE27EB" w:rsidRDefault="00BE27EB" w:rsidP="00BE27EB">
      <w:pPr>
        <w:spacing w:line="360" w:lineRule="auto"/>
        <w:ind w:leftChars="0" w:left="0" w:firstLineChars="0" w:firstLine="0"/>
        <w:jc w:val="both"/>
        <w:rPr>
          <w:rFonts w:ascii="Times New Roman" w:hAnsi="Times New Roman" w:cs="Times New Roman"/>
          <w:sz w:val="28"/>
          <w:szCs w:val="28"/>
        </w:rPr>
      </w:pPr>
      <w:r>
        <w:rPr>
          <w:rFonts w:ascii="Times New Roman" w:hAnsi="Times New Roman" w:cs="Times New Roman"/>
          <w:sz w:val="28"/>
          <w:szCs w:val="28"/>
        </w:rPr>
        <w:t>1.3</w:t>
      </w:r>
      <w:r w:rsidR="00996B87" w:rsidRPr="00BE27EB">
        <w:rPr>
          <w:rFonts w:ascii="Times New Roman" w:hAnsi="Times New Roman" w:cs="Times New Roman"/>
          <w:sz w:val="28"/>
          <w:szCs w:val="28"/>
        </w:rPr>
        <w:t>Objective: -</w:t>
      </w:r>
    </w:p>
    <w:p w14:paraId="65AB669A" w14:textId="27696E9A" w:rsidR="00B97AC1" w:rsidRPr="008C4D69" w:rsidRDefault="00996B87" w:rsidP="008C4D69">
      <w:pPr>
        <w:spacing w:line="360" w:lineRule="auto"/>
        <w:ind w:leftChars="0" w:left="0" w:firstLineChars="0" w:firstLine="0"/>
        <w:jc w:val="both"/>
        <w:rPr>
          <w:rFonts w:ascii="Times New Roman" w:hAnsi="Times New Roman" w:cs="Times New Roman"/>
          <w:sz w:val="28"/>
          <w:szCs w:val="28"/>
        </w:rPr>
      </w:pPr>
      <w:r w:rsidRPr="008C4D69">
        <w:rPr>
          <w:rFonts w:ascii="Times New Roman" w:hAnsi="Times New Roman" w:cs="Times New Roman"/>
          <w:sz w:val="24"/>
          <w:szCs w:val="24"/>
        </w:rPr>
        <w:t xml:space="preserve">• It takes the suggestion from the user. </w:t>
      </w:r>
    </w:p>
    <w:p w14:paraId="46D96213" w14:textId="77777777" w:rsidR="00B97AC1" w:rsidRDefault="00996B87" w:rsidP="00B97AC1">
      <w:pPr>
        <w:spacing w:line="360" w:lineRule="auto"/>
        <w:ind w:leftChars="0" w:left="0" w:firstLineChars="0" w:firstLine="0"/>
        <w:jc w:val="both"/>
        <w:rPr>
          <w:rFonts w:ascii="Times New Roman" w:hAnsi="Times New Roman" w:cs="Times New Roman"/>
          <w:sz w:val="24"/>
          <w:szCs w:val="24"/>
        </w:rPr>
      </w:pPr>
      <w:r w:rsidRPr="00996B87">
        <w:rPr>
          <w:rFonts w:ascii="Times New Roman" w:hAnsi="Times New Roman" w:cs="Times New Roman"/>
          <w:sz w:val="24"/>
          <w:szCs w:val="24"/>
        </w:rPr>
        <w:t xml:space="preserve">• This system is helpful for rural area people. </w:t>
      </w:r>
    </w:p>
    <w:p w14:paraId="028FCCD6" w14:textId="746C9B39" w:rsidR="00B97AC1" w:rsidRDefault="00996B87" w:rsidP="00B97AC1">
      <w:pPr>
        <w:spacing w:line="360" w:lineRule="auto"/>
        <w:ind w:leftChars="0" w:left="0" w:firstLineChars="0" w:firstLine="0"/>
        <w:jc w:val="both"/>
        <w:rPr>
          <w:rFonts w:ascii="Times New Roman" w:hAnsi="Times New Roman" w:cs="Times New Roman"/>
          <w:sz w:val="24"/>
          <w:szCs w:val="24"/>
        </w:rPr>
      </w:pPr>
      <w:r w:rsidRPr="00996B87">
        <w:rPr>
          <w:rFonts w:ascii="Times New Roman" w:hAnsi="Times New Roman" w:cs="Times New Roman"/>
          <w:sz w:val="24"/>
          <w:szCs w:val="24"/>
        </w:rPr>
        <w:t xml:space="preserve">• It </w:t>
      </w:r>
      <w:r w:rsidR="00B67FD8" w:rsidRPr="00996B87">
        <w:rPr>
          <w:rFonts w:ascii="Times New Roman" w:hAnsi="Times New Roman" w:cs="Times New Roman"/>
          <w:sz w:val="24"/>
          <w:szCs w:val="24"/>
        </w:rPr>
        <w:t>takes</w:t>
      </w:r>
      <w:r w:rsidRPr="00996B87">
        <w:rPr>
          <w:rFonts w:ascii="Times New Roman" w:hAnsi="Times New Roman" w:cs="Times New Roman"/>
          <w:sz w:val="24"/>
          <w:szCs w:val="24"/>
        </w:rPr>
        <w:t xml:space="preserve"> less processing time. </w:t>
      </w:r>
    </w:p>
    <w:p w14:paraId="539C967D" w14:textId="1C945BBB" w:rsidR="00996B87" w:rsidRDefault="00996B87" w:rsidP="00B97AC1">
      <w:pPr>
        <w:spacing w:line="360" w:lineRule="auto"/>
        <w:ind w:leftChars="0" w:left="0" w:firstLineChars="0" w:firstLine="0"/>
        <w:jc w:val="both"/>
        <w:rPr>
          <w:rFonts w:ascii="Times New Roman" w:hAnsi="Times New Roman" w:cs="Times New Roman"/>
          <w:sz w:val="24"/>
          <w:szCs w:val="24"/>
        </w:rPr>
      </w:pPr>
      <w:r w:rsidRPr="00996B87">
        <w:rPr>
          <w:rFonts w:ascii="Times New Roman" w:hAnsi="Times New Roman" w:cs="Times New Roman"/>
          <w:sz w:val="24"/>
          <w:szCs w:val="24"/>
        </w:rPr>
        <w:t>• To provide the fresh coffee and healthy product to the people.</w:t>
      </w:r>
    </w:p>
    <w:p w14:paraId="0506908E" w14:textId="20DE0504" w:rsidR="003C1026" w:rsidRDefault="000F0EC9" w:rsidP="000F0EC9">
      <w:pPr>
        <w:spacing w:line="360" w:lineRule="auto"/>
        <w:ind w:left="0" w:hanging="2"/>
        <w:jc w:val="both"/>
        <w:rPr>
          <w:rFonts w:ascii="Times New Roman" w:hAnsi="Times New Roman" w:cs="Times New Roman"/>
          <w:sz w:val="24"/>
          <w:szCs w:val="24"/>
        </w:rPr>
      </w:pPr>
      <w:r w:rsidRPr="000F0EC9">
        <w:rPr>
          <w:rFonts w:ascii="Times New Roman" w:hAnsi="Times New Roman" w:cs="Times New Roman"/>
          <w:sz w:val="24"/>
          <w:szCs w:val="24"/>
        </w:rPr>
        <w:t xml:space="preserve">The Coffee Shop management help to manage and run the Cafe shop systematically. In this management system we will provide that can be used by café employee to take </w:t>
      </w:r>
      <w:r w:rsidR="007E7F97" w:rsidRPr="000F0EC9">
        <w:rPr>
          <w:rFonts w:ascii="Times New Roman" w:hAnsi="Times New Roman" w:cs="Times New Roman"/>
          <w:sz w:val="24"/>
          <w:szCs w:val="24"/>
        </w:rPr>
        <w:t>order. So</w:t>
      </w:r>
      <w:r w:rsidRPr="000F0EC9">
        <w:rPr>
          <w:rFonts w:ascii="Times New Roman" w:hAnsi="Times New Roman" w:cs="Times New Roman"/>
          <w:sz w:val="24"/>
          <w:szCs w:val="24"/>
        </w:rPr>
        <w:t xml:space="preserve"> that owner of shop can evaluate the whole system. Employee can take payment which will manage into the </w:t>
      </w:r>
      <w:r w:rsidR="007E7F97" w:rsidRPr="000F0EC9">
        <w:rPr>
          <w:rFonts w:ascii="Times New Roman" w:hAnsi="Times New Roman" w:cs="Times New Roman"/>
          <w:sz w:val="24"/>
          <w:szCs w:val="24"/>
        </w:rPr>
        <w:t>software. The</w:t>
      </w:r>
      <w:r w:rsidRPr="000F0EC9">
        <w:rPr>
          <w:rFonts w:ascii="Times New Roman" w:hAnsi="Times New Roman" w:cs="Times New Roman"/>
          <w:sz w:val="24"/>
          <w:szCs w:val="24"/>
        </w:rPr>
        <w:t xml:space="preserve"> administrator can handle all record like </w:t>
      </w:r>
      <w:proofErr w:type="gramStart"/>
      <w:r w:rsidRPr="000F0EC9">
        <w:rPr>
          <w:rFonts w:ascii="Times New Roman" w:hAnsi="Times New Roman" w:cs="Times New Roman"/>
          <w:sz w:val="24"/>
          <w:szCs w:val="24"/>
        </w:rPr>
        <w:t>employee ,product</w:t>
      </w:r>
      <w:proofErr w:type="gramEnd"/>
      <w:r w:rsidRPr="000F0EC9">
        <w:rPr>
          <w:rFonts w:ascii="Times New Roman" w:hAnsi="Times New Roman" w:cs="Times New Roman"/>
          <w:sz w:val="24"/>
          <w:szCs w:val="24"/>
        </w:rPr>
        <w:t xml:space="preserve"> ,customer ,order and bill</w:t>
      </w:r>
    </w:p>
    <w:p w14:paraId="1588A421" w14:textId="77777777"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This system is user friendly.</w:t>
      </w:r>
    </w:p>
    <w:p w14:paraId="5B876B9B" w14:textId="77777777"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 It </w:t>
      </w:r>
      <w:r w:rsidR="00486C3C" w:rsidRPr="00486C3C">
        <w:rPr>
          <w:rFonts w:ascii="Times New Roman" w:hAnsi="Times New Roman" w:cs="Times New Roman"/>
          <w:sz w:val="24"/>
          <w:szCs w:val="24"/>
        </w:rPr>
        <w:t>provides</w:t>
      </w:r>
      <w:r w:rsidRPr="00486C3C">
        <w:rPr>
          <w:rFonts w:ascii="Times New Roman" w:hAnsi="Times New Roman" w:cs="Times New Roman"/>
          <w:sz w:val="24"/>
          <w:szCs w:val="24"/>
        </w:rPr>
        <w:t xml:space="preserve"> high security.</w:t>
      </w:r>
    </w:p>
    <w:p w14:paraId="7EAE6804" w14:textId="3F94CA9D"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 It is flexible to user as </w:t>
      </w:r>
      <w:r w:rsidR="00E3298D" w:rsidRPr="00486C3C">
        <w:rPr>
          <w:rFonts w:ascii="Times New Roman" w:hAnsi="Times New Roman" w:cs="Times New Roman"/>
          <w:sz w:val="24"/>
          <w:szCs w:val="24"/>
        </w:rPr>
        <w:t>compared</w:t>
      </w:r>
      <w:r w:rsidRPr="00486C3C">
        <w:rPr>
          <w:rFonts w:ascii="Times New Roman" w:hAnsi="Times New Roman" w:cs="Times New Roman"/>
          <w:sz w:val="24"/>
          <w:szCs w:val="24"/>
        </w:rPr>
        <w:t xml:space="preserve"> to previous system. </w:t>
      </w:r>
    </w:p>
    <w:p w14:paraId="45397F24" w14:textId="43248B10" w:rsidR="00486C3C" w:rsidRDefault="007E7F97" w:rsidP="000F0EC9">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It </w:t>
      </w:r>
      <w:proofErr w:type="gramStart"/>
      <w:r w:rsidRPr="00486C3C">
        <w:rPr>
          <w:rFonts w:ascii="Times New Roman" w:hAnsi="Times New Roman" w:cs="Times New Roman"/>
          <w:sz w:val="24"/>
          <w:szCs w:val="24"/>
        </w:rPr>
        <w:t>contain</w:t>
      </w:r>
      <w:proofErr w:type="gramEnd"/>
      <w:r w:rsidRPr="00486C3C">
        <w:rPr>
          <w:rFonts w:ascii="Times New Roman" w:hAnsi="Times New Roman" w:cs="Times New Roman"/>
          <w:sz w:val="24"/>
          <w:szCs w:val="24"/>
        </w:rPr>
        <w:t xml:space="preserve"> all operation like </w:t>
      </w:r>
      <w:r w:rsidR="00E3298D" w:rsidRPr="00486C3C">
        <w:rPr>
          <w:rFonts w:ascii="Times New Roman" w:hAnsi="Times New Roman" w:cs="Times New Roman"/>
          <w:sz w:val="24"/>
          <w:szCs w:val="24"/>
        </w:rPr>
        <w:t xml:space="preserve">delete, </w:t>
      </w:r>
      <w:r w:rsidR="00824FB9" w:rsidRPr="00486C3C">
        <w:rPr>
          <w:rFonts w:ascii="Times New Roman" w:hAnsi="Times New Roman" w:cs="Times New Roman"/>
          <w:sz w:val="24"/>
          <w:szCs w:val="24"/>
        </w:rPr>
        <w:t>view, add</w:t>
      </w:r>
      <w:r w:rsidRPr="00486C3C">
        <w:rPr>
          <w:rFonts w:ascii="Times New Roman" w:hAnsi="Times New Roman" w:cs="Times New Roman"/>
          <w:sz w:val="24"/>
          <w:szCs w:val="24"/>
        </w:rPr>
        <w:t xml:space="preserve">. </w:t>
      </w:r>
    </w:p>
    <w:p w14:paraId="479D366D" w14:textId="38406C31" w:rsidR="00DF4CFB" w:rsidRPr="008C4D69" w:rsidRDefault="007E7F97" w:rsidP="003B34EA">
      <w:pPr>
        <w:spacing w:line="360" w:lineRule="auto"/>
        <w:ind w:left="0" w:hanging="2"/>
        <w:jc w:val="both"/>
        <w:rPr>
          <w:rFonts w:ascii="Times New Roman" w:hAnsi="Times New Roman" w:cs="Times New Roman"/>
          <w:sz w:val="24"/>
          <w:szCs w:val="24"/>
        </w:rPr>
      </w:pPr>
      <w:r w:rsidRPr="00486C3C">
        <w:rPr>
          <w:rFonts w:ascii="Times New Roman" w:hAnsi="Times New Roman" w:cs="Times New Roman"/>
          <w:sz w:val="24"/>
          <w:szCs w:val="24"/>
        </w:rPr>
        <w:t xml:space="preserve">• This system is transparent/clear to user as </w:t>
      </w:r>
      <w:r w:rsidR="00E3298D" w:rsidRPr="00486C3C">
        <w:rPr>
          <w:rFonts w:ascii="Times New Roman" w:hAnsi="Times New Roman" w:cs="Times New Roman"/>
          <w:sz w:val="24"/>
          <w:szCs w:val="24"/>
        </w:rPr>
        <w:t>compared</w:t>
      </w:r>
      <w:r w:rsidRPr="00486C3C">
        <w:rPr>
          <w:rFonts w:ascii="Times New Roman" w:hAnsi="Times New Roman" w:cs="Times New Roman"/>
          <w:sz w:val="24"/>
          <w:szCs w:val="24"/>
        </w:rPr>
        <w:t xml:space="preserve"> to previous system. </w:t>
      </w:r>
    </w:p>
    <w:p w14:paraId="5CC472CD" w14:textId="0A21B1D5" w:rsidR="00AC3931" w:rsidRDefault="00B059F1" w:rsidP="00AC3931">
      <w:pPr>
        <w:ind w:leftChars="0" w:left="0" w:firstLineChars="0"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2.</w:t>
      </w:r>
      <w:r w:rsidR="00AC3931">
        <w:rPr>
          <w:rFonts w:ascii="Times New Roman" w:hAnsi="Times New Roman" w:cs="Times New Roman"/>
          <w:b/>
          <w:bCs/>
          <w:sz w:val="28"/>
          <w:szCs w:val="28"/>
        </w:rPr>
        <w:t>Literature Survey</w:t>
      </w:r>
    </w:p>
    <w:p w14:paraId="2375DF92" w14:textId="7FF69098" w:rsidR="00AC3931" w:rsidRPr="00AC3931" w:rsidRDefault="00AC3931" w:rsidP="007E0F27">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r w:rsidRPr="00AC3931">
        <w:rPr>
          <w:rFonts w:ascii="Times New Roman" w:hAnsi="Times New Roman" w:cs="Times New Roman"/>
          <w:color w:val="000000"/>
          <w:position w:val="0"/>
          <w:sz w:val="24"/>
          <w:szCs w:val="24"/>
          <w:bdr w:val="none" w:sz="0" w:space="0" w:color="auto" w:frame="1"/>
        </w:rPr>
        <w:t>To study any system the analyst needs to collect facts and all relevant</w:t>
      </w:r>
      <w:r w:rsidR="00E154CF">
        <w:rPr>
          <w:rFonts w:ascii="Times New Roman" w:hAnsi="Times New Roman" w:cs="Times New Roman"/>
          <w:color w:val="000000"/>
          <w:position w:val="0"/>
          <w:sz w:val="24"/>
          <w:szCs w:val="24"/>
        </w:rPr>
        <w:t xml:space="preserve"> </w:t>
      </w:r>
      <w:r w:rsidRPr="00AC3931">
        <w:rPr>
          <w:rFonts w:ascii="Times New Roman" w:hAnsi="Times New Roman" w:cs="Times New Roman"/>
          <w:color w:val="000000"/>
          <w:position w:val="0"/>
          <w:sz w:val="24"/>
          <w:szCs w:val="24"/>
          <w:bdr w:val="none" w:sz="0" w:space="0" w:color="auto" w:frame="1"/>
        </w:rPr>
        <w:t xml:space="preserve">information. The facts when expressed in quantitative form </w:t>
      </w:r>
      <w:r w:rsidR="00E154CF" w:rsidRPr="00AC3931">
        <w:rPr>
          <w:rFonts w:ascii="Times New Roman" w:hAnsi="Times New Roman" w:cs="Times New Roman"/>
          <w:color w:val="000000"/>
          <w:position w:val="0"/>
          <w:sz w:val="24"/>
          <w:szCs w:val="24"/>
          <w:bdr w:val="none" w:sz="0" w:space="0" w:color="auto" w:frame="1"/>
        </w:rPr>
        <w:t>are termed</w:t>
      </w:r>
      <w:r w:rsidRPr="00AC3931">
        <w:rPr>
          <w:rFonts w:ascii="Times New Roman" w:hAnsi="Times New Roman" w:cs="Times New Roman"/>
          <w:color w:val="000000"/>
          <w:position w:val="0"/>
          <w:sz w:val="24"/>
          <w:szCs w:val="24"/>
          <w:bdr w:val="none" w:sz="0" w:space="0" w:color="auto" w:frame="1"/>
        </w:rPr>
        <w:t xml:space="preserve"> as </w:t>
      </w:r>
      <w:r w:rsidR="00E154CF" w:rsidRPr="00AC3931">
        <w:rPr>
          <w:rFonts w:ascii="Times New Roman" w:hAnsi="Times New Roman" w:cs="Times New Roman"/>
          <w:color w:val="000000"/>
          <w:position w:val="0"/>
          <w:sz w:val="24"/>
          <w:szCs w:val="24"/>
          <w:bdr w:val="none" w:sz="0" w:space="0" w:color="auto" w:frame="1"/>
        </w:rPr>
        <w:t>data. The</w:t>
      </w:r>
      <w:r w:rsidRPr="00AC3931">
        <w:rPr>
          <w:rFonts w:ascii="Times New Roman" w:hAnsi="Times New Roman" w:cs="Times New Roman"/>
          <w:color w:val="000000"/>
          <w:position w:val="0"/>
          <w:sz w:val="24"/>
          <w:szCs w:val="24"/>
          <w:bdr w:val="none" w:sz="0" w:space="0" w:color="auto" w:frame="1"/>
        </w:rPr>
        <w:t xml:space="preserve"> success of any project depends upon the accuracy of </w:t>
      </w:r>
      <w:r w:rsidR="00E154CF" w:rsidRPr="00AC3931">
        <w:rPr>
          <w:rFonts w:ascii="Times New Roman" w:hAnsi="Times New Roman" w:cs="Times New Roman"/>
          <w:color w:val="000000"/>
          <w:position w:val="0"/>
          <w:sz w:val="24"/>
          <w:szCs w:val="24"/>
          <w:bdr w:val="none" w:sz="0" w:space="0" w:color="auto" w:frame="1"/>
        </w:rPr>
        <w:t>available data</w:t>
      </w:r>
      <w:r w:rsidRPr="00AC3931">
        <w:rPr>
          <w:rFonts w:ascii="Times New Roman" w:hAnsi="Times New Roman" w:cs="Times New Roman"/>
          <w:color w:val="000000"/>
          <w:position w:val="0"/>
          <w:sz w:val="24"/>
          <w:szCs w:val="24"/>
          <w:bdr w:val="none" w:sz="0" w:space="0" w:color="auto" w:frame="1"/>
        </w:rPr>
        <w:t xml:space="preserve">. Accurate information can be collected with help of </w:t>
      </w:r>
      <w:r w:rsidR="00E154CF" w:rsidRPr="00AC3931">
        <w:rPr>
          <w:rFonts w:ascii="Times New Roman" w:hAnsi="Times New Roman" w:cs="Times New Roman"/>
          <w:color w:val="000000"/>
          <w:position w:val="0"/>
          <w:sz w:val="24"/>
          <w:szCs w:val="24"/>
          <w:bdr w:val="none" w:sz="0" w:space="0" w:color="auto" w:frame="1"/>
        </w:rPr>
        <w:t>certain methods</w:t>
      </w:r>
      <w:r w:rsidRPr="00AC3931">
        <w:rPr>
          <w:rFonts w:ascii="Times New Roman" w:hAnsi="Times New Roman" w:cs="Times New Roman"/>
          <w:color w:val="000000"/>
          <w:position w:val="0"/>
          <w:sz w:val="24"/>
          <w:szCs w:val="24"/>
          <w:bdr w:val="none" w:sz="0" w:space="0" w:color="auto" w:frame="1"/>
        </w:rPr>
        <w:t xml:space="preserve">/ techniques. These specific methods for finding </w:t>
      </w:r>
      <w:r w:rsidR="00E154CF" w:rsidRPr="00AC3931">
        <w:rPr>
          <w:rFonts w:ascii="Times New Roman" w:hAnsi="Times New Roman" w:cs="Times New Roman"/>
          <w:color w:val="000000"/>
          <w:position w:val="0"/>
          <w:sz w:val="24"/>
          <w:szCs w:val="24"/>
          <w:bdr w:val="none" w:sz="0" w:space="0" w:color="auto" w:frame="1"/>
        </w:rPr>
        <w:t>information of</w:t>
      </w:r>
      <w:r w:rsidRPr="00AC3931">
        <w:rPr>
          <w:rFonts w:ascii="Times New Roman" w:hAnsi="Times New Roman" w:cs="Times New Roman"/>
          <w:color w:val="000000"/>
          <w:position w:val="0"/>
          <w:sz w:val="24"/>
          <w:szCs w:val="24"/>
          <w:bdr w:val="none" w:sz="0" w:space="0" w:color="auto" w:frame="1"/>
        </w:rPr>
        <w:t xml:space="preserve"> the system are termed as fact finding </w:t>
      </w:r>
      <w:r w:rsidR="00E154CF" w:rsidRPr="00AC3931">
        <w:rPr>
          <w:rFonts w:ascii="Times New Roman" w:hAnsi="Times New Roman" w:cs="Times New Roman"/>
          <w:color w:val="000000"/>
          <w:position w:val="0"/>
          <w:sz w:val="24"/>
          <w:szCs w:val="24"/>
          <w:bdr w:val="none" w:sz="0" w:space="0" w:color="auto" w:frame="1"/>
        </w:rPr>
        <w:t>techniques. Interview</w:t>
      </w:r>
      <w:r w:rsidRPr="00AC3931">
        <w:rPr>
          <w:rFonts w:ascii="Times New Roman" w:hAnsi="Times New Roman" w:cs="Times New Roman"/>
          <w:color w:val="000000"/>
          <w:position w:val="0"/>
          <w:sz w:val="24"/>
          <w:szCs w:val="24"/>
          <w:bdr w:val="none" w:sz="0" w:space="0" w:color="auto" w:frame="1"/>
        </w:rPr>
        <w:t xml:space="preserve">, Questionnaire, Record Review and Observations are </w:t>
      </w:r>
      <w:r w:rsidR="00E154CF" w:rsidRPr="00AC3931">
        <w:rPr>
          <w:rFonts w:ascii="Times New Roman" w:hAnsi="Times New Roman" w:cs="Times New Roman"/>
          <w:color w:val="000000"/>
          <w:position w:val="0"/>
          <w:sz w:val="24"/>
          <w:szCs w:val="24"/>
          <w:bdr w:val="none" w:sz="0" w:space="0" w:color="auto" w:frame="1"/>
        </w:rPr>
        <w:t>the different</w:t>
      </w:r>
      <w:r w:rsidRPr="00AC3931">
        <w:rPr>
          <w:rFonts w:ascii="Times New Roman" w:hAnsi="Times New Roman" w:cs="Times New Roman"/>
          <w:color w:val="000000"/>
          <w:position w:val="0"/>
          <w:sz w:val="24"/>
          <w:szCs w:val="24"/>
          <w:bdr w:val="none" w:sz="0" w:space="0" w:color="auto" w:frame="1"/>
        </w:rPr>
        <w:t xml:space="preserve"> </w:t>
      </w:r>
      <w:proofErr w:type="gramStart"/>
      <w:r w:rsidRPr="00AC3931">
        <w:rPr>
          <w:rFonts w:ascii="Times New Roman" w:hAnsi="Times New Roman" w:cs="Times New Roman"/>
          <w:color w:val="000000"/>
          <w:position w:val="0"/>
          <w:sz w:val="24"/>
          <w:szCs w:val="24"/>
          <w:bdr w:val="none" w:sz="0" w:space="0" w:color="auto" w:frame="1"/>
        </w:rPr>
        <w:t>fact finding</w:t>
      </w:r>
      <w:proofErr w:type="gramEnd"/>
      <w:r w:rsidRPr="00AC3931">
        <w:rPr>
          <w:rFonts w:ascii="Times New Roman" w:hAnsi="Times New Roman" w:cs="Times New Roman"/>
          <w:color w:val="000000"/>
          <w:position w:val="0"/>
          <w:sz w:val="24"/>
          <w:szCs w:val="24"/>
          <w:bdr w:val="none" w:sz="0" w:space="0" w:color="auto" w:frame="1"/>
        </w:rPr>
        <w:t xml:space="preserve"> techniques used by the analyst. The analyst </w:t>
      </w:r>
      <w:r w:rsidR="00E154CF" w:rsidRPr="00AC3931">
        <w:rPr>
          <w:rFonts w:ascii="Times New Roman" w:hAnsi="Times New Roman" w:cs="Times New Roman"/>
          <w:color w:val="000000"/>
          <w:position w:val="0"/>
          <w:sz w:val="24"/>
          <w:szCs w:val="24"/>
          <w:bdr w:val="none" w:sz="0" w:space="0" w:color="auto" w:frame="1"/>
        </w:rPr>
        <w:t>may use</w:t>
      </w:r>
      <w:r w:rsidRPr="00AC3931">
        <w:rPr>
          <w:rFonts w:ascii="Times New Roman" w:hAnsi="Times New Roman" w:cs="Times New Roman"/>
          <w:color w:val="000000"/>
          <w:position w:val="0"/>
          <w:sz w:val="24"/>
          <w:szCs w:val="24"/>
          <w:bdr w:val="none" w:sz="0" w:space="0" w:color="auto" w:frame="1"/>
        </w:rPr>
        <w:t xml:space="preserve"> more than one technique for </w:t>
      </w:r>
      <w:r w:rsidR="00E154CF" w:rsidRPr="00AC3931">
        <w:rPr>
          <w:rFonts w:ascii="Times New Roman" w:hAnsi="Times New Roman" w:cs="Times New Roman"/>
          <w:color w:val="000000"/>
          <w:position w:val="0"/>
          <w:sz w:val="24"/>
          <w:szCs w:val="24"/>
          <w:bdr w:val="none" w:sz="0" w:space="0" w:color="auto" w:frame="1"/>
        </w:rPr>
        <w:t>investigation.</w:t>
      </w:r>
    </w:p>
    <w:p w14:paraId="122F8F46" w14:textId="05CDF814" w:rsidR="00676DDE" w:rsidRDefault="005D46AC" w:rsidP="00676DDE">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bdr w:val="none" w:sz="0" w:space="0" w:color="auto" w:frame="1"/>
        </w:rPr>
      </w:pPr>
      <w:r w:rsidRPr="005D46AC">
        <w:rPr>
          <w:rFonts w:ascii="Times New Roman" w:hAnsi="Times New Roman" w:cs="Times New Roman"/>
          <w:color w:val="000000"/>
          <w:position w:val="0"/>
          <w:sz w:val="24"/>
          <w:szCs w:val="24"/>
          <w:bdr w:val="none" w:sz="0" w:space="0" w:color="auto" w:frame="1"/>
        </w:rPr>
        <w:t>The feasibility study is major factor, which contributes to the analysis</w:t>
      </w:r>
      <w:r>
        <w:rPr>
          <w:rFonts w:ascii="Times New Roman" w:hAnsi="Times New Roman" w:cs="Times New Roman"/>
          <w:color w:val="000000"/>
          <w:position w:val="0"/>
          <w:sz w:val="24"/>
          <w:szCs w:val="24"/>
        </w:rPr>
        <w:t xml:space="preserve"> </w:t>
      </w:r>
      <w:r w:rsidRPr="005D46AC">
        <w:rPr>
          <w:rFonts w:ascii="Times New Roman" w:hAnsi="Times New Roman" w:cs="Times New Roman"/>
          <w:color w:val="000000"/>
          <w:position w:val="0"/>
          <w:sz w:val="24"/>
          <w:szCs w:val="24"/>
          <w:bdr w:val="none" w:sz="0" w:space="0" w:color="auto" w:frame="1"/>
        </w:rPr>
        <w:t>and development of the system. The decision of the system analyst</w:t>
      </w:r>
      <w:r>
        <w:rPr>
          <w:rFonts w:ascii="Times New Roman" w:hAnsi="Times New Roman" w:cs="Times New Roman"/>
          <w:color w:val="000000"/>
          <w:position w:val="0"/>
          <w:sz w:val="24"/>
          <w:szCs w:val="24"/>
        </w:rPr>
        <w:t xml:space="preserve"> </w:t>
      </w:r>
      <w:r w:rsidRPr="005D46AC">
        <w:rPr>
          <w:rFonts w:ascii="Times New Roman" w:hAnsi="Times New Roman" w:cs="Times New Roman"/>
          <w:color w:val="000000"/>
          <w:position w:val="0"/>
          <w:sz w:val="24"/>
          <w:szCs w:val="24"/>
          <w:bdr w:val="none" w:sz="0" w:space="0" w:color="auto" w:frame="1"/>
        </w:rPr>
        <w:t xml:space="preserve">whether to design a particular system or not depends on its </w:t>
      </w:r>
      <w:r w:rsidR="00676DDE" w:rsidRPr="005D46AC">
        <w:rPr>
          <w:rFonts w:ascii="Times New Roman" w:hAnsi="Times New Roman" w:cs="Times New Roman"/>
          <w:color w:val="000000"/>
          <w:position w:val="0"/>
          <w:sz w:val="24"/>
          <w:szCs w:val="24"/>
          <w:bdr w:val="none" w:sz="0" w:space="0" w:color="auto" w:frame="1"/>
        </w:rPr>
        <w:t>feasibility</w:t>
      </w:r>
      <w:r w:rsidR="00676DDE">
        <w:rPr>
          <w:rFonts w:ascii="Times New Roman" w:hAnsi="Times New Roman" w:cs="Times New Roman"/>
          <w:color w:val="000000"/>
          <w:position w:val="0"/>
          <w:sz w:val="24"/>
          <w:szCs w:val="24"/>
        </w:rPr>
        <w:t>.</w:t>
      </w:r>
    </w:p>
    <w:p w14:paraId="47F95086" w14:textId="605B0713" w:rsidR="00676DDE" w:rsidRPr="00676DDE" w:rsidRDefault="00676DDE" w:rsidP="00676DDE">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bdr w:val="none" w:sz="0" w:space="0" w:color="auto" w:frame="1"/>
        </w:rPr>
      </w:pPr>
      <w:r>
        <w:rPr>
          <w:rFonts w:ascii="Times New Roman" w:hAnsi="Times New Roman" w:cs="Times New Roman"/>
          <w:color w:val="000000"/>
          <w:position w:val="0"/>
          <w:sz w:val="24"/>
          <w:szCs w:val="24"/>
          <w:bdr w:val="none" w:sz="0" w:space="0" w:color="auto" w:frame="1"/>
        </w:rPr>
        <w:t>Operation Feasibility:</w:t>
      </w:r>
    </w:p>
    <w:p w14:paraId="7FD2A016" w14:textId="0DB9B339" w:rsidR="00360F07" w:rsidRPr="00360F07" w:rsidRDefault="00360F07" w:rsidP="00360F07">
      <w:pPr>
        <w:pStyle w:val="ListParagraph"/>
        <w:numPr>
          <w:ilvl w:val="0"/>
          <w:numId w:val="6"/>
        </w:numPr>
        <w:shd w:val="clear" w:color="auto" w:fill="FFFFFF"/>
        <w:suppressAutoHyphens w:val="0"/>
        <w:spacing w:before="0" w:beforeAutospacing="0" w:after="0" w:line="360" w:lineRule="auto"/>
        <w:ind w:leftChars="0" w:firstLineChars="0"/>
        <w:jc w:val="both"/>
        <w:textAlignment w:val="auto"/>
        <w:outlineLvl w:val="9"/>
        <w:rPr>
          <w:rFonts w:ascii="Times New Roman" w:hAnsi="Times New Roman" w:cs="Times New Roman"/>
          <w:color w:val="000000"/>
          <w:position w:val="0"/>
          <w:sz w:val="24"/>
          <w:szCs w:val="24"/>
        </w:rPr>
      </w:pPr>
      <w:r w:rsidRPr="00360F07">
        <w:rPr>
          <w:rFonts w:ascii="Times New Roman" w:hAnsi="Times New Roman" w:cs="Times New Roman"/>
          <w:color w:val="000000"/>
          <w:position w:val="0"/>
          <w:sz w:val="24"/>
          <w:szCs w:val="24"/>
        </w:rPr>
        <w:t>No system user will be negatively impacted by the system's introduction. Any division of Starbucks Corporation administrator can benefit from using this solution.</w:t>
      </w:r>
    </w:p>
    <w:p w14:paraId="42901606" w14:textId="58DF0BC0" w:rsidR="00360F07" w:rsidRPr="00360F07" w:rsidRDefault="00360F07" w:rsidP="00360F07">
      <w:pPr>
        <w:pStyle w:val="ListParagraph"/>
        <w:numPr>
          <w:ilvl w:val="0"/>
          <w:numId w:val="6"/>
        </w:numPr>
        <w:shd w:val="clear" w:color="auto" w:fill="FFFFFF"/>
        <w:suppressAutoHyphens w:val="0"/>
        <w:spacing w:before="0" w:beforeAutospacing="0" w:after="0" w:line="360" w:lineRule="auto"/>
        <w:ind w:leftChars="0" w:firstLineChars="0"/>
        <w:jc w:val="both"/>
        <w:textAlignment w:val="auto"/>
        <w:outlineLvl w:val="9"/>
        <w:rPr>
          <w:rFonts w:ascii="Times New Roman" w:hAnsi="Times New Roman" w:cs="Times New Roman"/>
          <w:color w:val="000000"/>
          <w:position w:val="0"/>
          <w:sz w:val="24"/>
          <w:szCs w:val="24"/>
        </w:rPr>
      </w:pPr>
      <w:r w:rsidRPr="00360F07">
        <w:rPr>
          <w:rFonts w:ascii="Times New Roman" w:hAnsi="Times New Roman" w:cs="Times New Roman"/>
          <w:color w:val="000000"/>
          <w:position w:val="0"/>
          <w:sz w:val="24"/>
          <w:szCs w:val="24"/>
        </w:rPr>
        <w:t>This system is incredibly user-friendly and adaptable.</w:t>
      </w:r>
    </w:p>
    <w:p w14:paraId="29E17F59" w14:textId="6B4C6A5D" w:rsidR="00360F07" w:rsidRDefault="00360F07" w:rsidP="00676DDE">
      <w:pPr>
        <w:pStyle w:val="ListParagraph"/>
        <w:numPr>
          <w:ilvl w:val="0"/>
          <w:numId w:val="6"/>
        </w:numPr>
        <w:shd w:val="clear" w:color="auto" w:fill="FFFFFF"/>
        <w:suppressAutoHyphens w:val="0"/>
        <w:spacing w:before="0" w:beforeAutospacing="0" w:after="0" w:line="360" w:lineRule="auto"/>
        <w:ind w:leftChars="0" w:firstLineChars="0"/>
        <w:jc w:val="both"/>
        <w:textAlignment w:val="auto"/>
        <w:outlineLvl w:val="9"/>
        <w:rPr>
          <w:rFonts w:ascii="Times New Roman" w:hAnsi="Times New Roman" w:cs="Times New Roman"/>
          <w:color w:val="000000"/>
          <w:position w:val="0"/>
          <w:sz w:val="24"/>
          <w:szCs w:val="24"/>
        </w:rPr>
      </w:pPr>
      <w:r w:rsidRPr="00676DDE">
        <w:rPr>
          <w:rFonts w:ascii="Times New Roman" w:hAnsi="Times New Roman" w:cs="Times New Roman"/>
          <w:color w:val="000000"/>
          <w:position w:val="0"/>
          <w:sz w:val="24"/>
          <w:szCs w:val="24"/>
        </w:rPr>
        <w:t>This system has a graphical user interface.</w:t>
      </w:r>
    </w:p>
    <w:p w14:paraId="3769F729" w14:textId="77777777" w:rsidR="001D6AD9" w:rsidRDefault="001D6AD9" w:rsidP="001D6AD9">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p>
    <w:p w14:paraId="0D7083E7" w14:textId="515D30AA" w:rsidR="001D6AD9" w:rsidRPr="001D6AD9" w:rsidRDefault="001D6AD9" w:rsidP="001D6AD9">
      <w:pPr>
        <w:shd w:val="clear" w:color="auto" w:fill="FFFFFF"/>
        <w:suppressAutoHyphens w:val="0"/>
        <w:spacing w:before="0" w:beforeAutospacing="0" w:after="0" w:line="360" w:lineRule="auto"/>
        <w:ind w:leftChars="0" w:firstLineChars="0" w:firstLine="0"/>
        <w:jc w:val="both"/>
        <w:textAlignment w:val="auto"/>
        <w:outlineLvl w:val="9"/>
        <w:rPr>
          <w:rFonts w:ascii="Times New Roman" w:hAnsi="Times New Roman" w:cs="Times New Roman"/>
          <w:color w:val="000000"/>
          <w:position w:val="0"/>
          <w:sz w:val="24"/>
          <w:szCs w:val="24"/>
        </w:rPr>
      </w:pPr>
      <w:r w:rsidRPr="001D6AD9">
        <w:rPr>
          <w:rFonts w:ascii="Times New Roman" w:hAnsi="Times New Roman" w:cs="Times New Roman"/>
          <w:color w:val="000000"/>
          <w:position w:val="0"/>
          <w:sz w:val="24"/>
          <w:szCs w:val="24"/>
        </w:rPr>
        <w:t>Technical Feasibility</w:t>
      </w:r>
      <w:r w:rsidR="00A8201D">
        <w:rPr>
          <w:rFonts w:ascii="Times New Roman" w:hAnsi="Times New Roman" w:cs="Times New Roman"/>
          <w:color w:val="000000"/>
          <w:position w:val="0"/>
          <w:sz w:val="24"/>
          <w:szCs w:val="24"/>
        </w:rPr>
        <w:t>:</w:t>
      </w:r>
      <w:r w:rsidRPr="001D6AD9">
        <w:rPr>
          <w:rFonts w:ascii="Times New Roman" w:hAnsi="Times New Roman" w:cs="Times New Roman"/>
          <w:color w:val="000000"/>
          <w:position w:val="0"/>
          <w:sz w:val="24"/>
          <w:szCs w:val="24"/>
        </w:rPr>
        <w:t> </w:t>
      </w:r>
    </w:p>
    <w:p w14:paraId="3080F3EF" w14:textId="77777777" w:rsidR="001D6AD9" w:rsidRPr="001D6AD9" w:rsidRDefault="001D6AD9" w:rsidP="001D6AD9">
      <w:pPr>
        <w:shd w:val="clear" w:color="auto" w:fill="FFFFFF"/>
        <w:suppressAutoHyphens w:val="0"/>
        <w:spacing w:before="0" w:beforeAutospacing="0" w:after="0" w:line="360" w:lineRule="auto"/>
        <w:ind w:leftChars="0" w:firstLineChars="0" w:firstLine="0"/>
        <w:jc w:val="both"/>
        <w:textAlignment w:val="auto"/>
        <w:outlineLvl w:val="9"/>
        <w:rPr>
          <w:rFonts w:ascii="Times New Roman" w:hAnsi="Times New Roman" w:cs="Times New Roman"/>
          <w:color w:val="000000"/>
          <w:position w:val="0"/>
          <w:sz w:val="24"/>
          <w:szCs w:val="24"/>
        </w:rPr>
      </w:pPr>
      <w:r w:rsidRPr="001D6AD9">
        <w:rPr>
          <w:rFonts w:ascii="Times New Roman" w:hAnsi="Times New Roman" w:cs="Times New Roman"/>
          <w:color w:val="000000"/>
          <w:position w:val="0"/>
          <w:sz w:val="24"/>
          <w:szCs w:val="24"/>
        </w:rPr>
        <w:t>• This feasibility examines the system's technicality. This method is entirely automated, as opposed to manually storing Product &amp; Employee data.</w:t>
      </w:r>
    </w:p>
    <w:p w14:paraId="31E486D6" w14:textId="5E1AE872" w:rsidR="001D6AD9" w:rsidRDefault="001D6AD9" w:rsidP="001D6AD9">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r w:rsidRPr="001D6AD9">
        <w:rPr>
          <w:rFonts w:ascii="Times New Roman" w:hAnsi="Times New Roman" w:cs="Times New Roman"/>
          <w:color w:val="000000"/>
          <w:position w:val="0"/>
          <w:sz w:val="24"/>
          <w:szCs w:val="24"/>
        </w:rPr>
        <w:t>• To manage the system, no effective human resources are needed.</w:t>
      </w:r>
    </w:p>
    <w:p w14:paraId="2D60C879" w14:textId="77777777" w:rsidR="00F673DB" w:rsidRPr="001D6AD9" w:rsidRDefault="00F673DB" w:rsidP="001D6AD9">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p>
    <w:p w14:paraId="5A20909B" w14:textId="35B85C04" w:rsidR="00933587" w:rsidRPr="00933587" w:rsidRDefault="00933587" w:rsidP="00933587">
      <w:pPr>
        <w:shd w:val="clear" w:color="auto" w:fill="FFFFFF"/>
        <w:suppressAutoHyphens w:val="0"/>
        <w:spacing w:before="0" w:beforeAutospacing="0" w:after="0" w:line="360" w:lineRule="auto"/>
        <w:ind w:leftChars="0" w:firstLineChars="0" w:firstLine="0"/>
        <w:jc w:val="both"/>
        <w:textAlignment w:val="auto"/>
        <w:outlineLvl w:val="9"/>
        <w:rPr>
          <w:rFonts w:ascii="Times New Roman" w:hAnsi="Times New Roman" w:cs="Times New Roman"/>
          <w:color w:val="000000"/>
          <w:position w:val="0"/>
          <w:sz w:val="24"/>
          <w:szCs w:val="24"/>
        </w:rPr>
      </w:pPr>
      <w:r w:rsidRPr="00933587">
        <w:rPr>
          <w:rFonts w:ascii="Times New Roman" w:hAnsi="Times New Roman" w:cs="Times New Roman"/>
          <w:color w:val="000000"/>
          <w:position w:val="0"/>
          <w:sz w:val="24"/>
          <w:szCs w:val="24"/>
        </w:rPr>
        <w:t xml:space="preserve"> </w:t>
      </w:r>
      <w:r w:rsidR="008C4D69" w:rsidRPr="00933587">
        <w:rPr>
          <w:rFonts w:ascii="Times New Roman" w:hAnsi="Times New Roman" w:cs="Times New Roman"/>
          <w:color w:val="000000"/>
          <w:position w:val="0"/>
          <w:sz w:val="24"/>
          <w:szCs w:val="24"/>
        </w:rPr>
        <w:t>Economic</w:t>
      </w:r>
      <w:r w:rsidRPr="00933587">
        <w:rPr>
          <w:rFonts w:ascii="Times New Roman" w:hAnsi="Times New Roman" w:cs="Times New Roman"/>
          <w:color w:val="000000"/>
          <w:position w:val="0"/>
          <w:sz w:val="24"/>
          <w:szCs w:val="24"/>
        </w:rPr>
        <w:t xml:space="preserve"> Feasibility: </w:t>
      </w:r>
    </w:p>
    <w:p w14:paraId="01589763" w14:textId="2E5865CC" w:rsidR="00F673DB" w:rsidRDefault="00933587" w:rsidP="00933587">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24"/>
          <w:szCs w:val="24"/>
        </w:rPr>
      </w:pPr>
      <w:r w:rsidRPr="00933587">
        <w:rPr>
          <w:rFonts w:ascii="Times New Roman" w:hAnsi="Times New Roman" w:cs="Times New Roman"/>
          <w:color w:val="000000"/>
          <w:position w:val="0"/>
          <w:sz w:val="24"/>
          <w:szCs w:val="24"/>
        </w:rPr>
        <w:t>• The expenses incurred for the system's development and execution are the focus of this topic. On the other hand, the system's upkeep and the advantages that result from it. The system's effectiveness is determined by the cost-benefit analysis.</w:t>
      </w:r>
    </w:p>
    <w:p w14:paraId="24436738" w14:textId="77777777" w:rsidR="00F673DB" w:rsidRPr="00900F27" w:rsidRDefault="00F673DB" w:rsidP="00900F27">
      <w:pPr>
        <w:shd w:val="clear" w:color="auto" w:fill="FFFFFF"/>
        <w:suppressAutoHyphens w:val="0"/>
        <w:spacing w:before="0" w:beforeAutospacing="0" w:after="0" w:line="360" w:lineRule="auto"/>
        <w:ind w:leftChars="0" w:left="360" w:firstLineChars="0" w:firstLine="0"/>
        <w:jc w:val="both"/>
        <w:textAlignment w:val="auto"/>
        <w:outlineLvl w:val="9"/>
        <w:rPr>
          <w:rFonts w:ascii="Times New Roman" w:hAnsi="Times New Roman" w:cs="Times New Roman"/>
          <w:color w:val="000000"/>
          <w:position w:val="0"/>
          <w:sz w:val="24"/>
          <w:szCs w:val="24"/>
        </w:rPr>
      </w:pPr>
    </w:p>
    <w:p w14:paraId="61552E63" w14:textId="031A03F0" w:rsidR="00DD727E" w:rsidRDefault="00DD727E" w:rsidP="00DD727E">
      <w:pPr>
        <w:shd w:val="clear" w:color="auto" w:fill="FFFFFF"/>
        <w:suppressAutoHyphens w:val="0"/>
        <w:spacing w:before="0" w:beforeAutospacing="0" w:after="0" w:line="360" w:lineRule="auto"/>
        <w:ind w:leftChars="0" w:left="0" w:firstLineChars="0" w:firstLine="0"/>
        <w:jc w:val="both"/>
        <w:textAlignment w:val="auto"/>
        <w:outlineLvl w:val="9"/>
        <w:rPr>
          <w:rStyle w:val="a"/>
          <w:rFonts w:ascii="Times New Roman" w:hAnsi="Times New Roman" w:cs="Times New Roman"/>
          <w:color w:val="000000"/>
          <w:sz w:val="24"/>
          <w:szCs w:val="24"/>
          <w:bdr w:val="none" w:sz="0" w:space="0" w:color="auto" w:frame="1"/>
          <w:shd w:val="clear" w:color="auto" w:fill="FFFFFF"/>
        </w:rPr>
      </w:pPr>
      <w:r w:rsidRPr="00DD727E">
        <w:rPr>
          <w:rStyle w:val="a"/>
          <w:rFonts w:ascii="Times New Roman" w:hAnsi="Times New Roman" w:cs="Times New Roman"/>
          <w:color w:val="000000"/>
          <w:sz w:val="24"/>
          <w:szCs w:val="24"/>
          <w:bdr w:val="none" w:sz="0" w:space="0" w:color="auto" w:frame="1"/>
          <w:shd w:val="clear" w:color="auto" w:fill="FFFFFF"/>
        </w:rPr>
        <w:t xml:space="preserve">The project would be beneficial because it satisfies the </w:t>
      </w:r>
      <w:r w:rsidR="00900F27" w:rsidRPr="00DD727E">
        <w:rPr>
          <w:rStyle w:val="a"/>
          <w:rFonts w:ascii="Times New Roman" w:hAnsi="Times New Roman" w:cs="Times New Roman"/>
          <w:color w:val="000000"/>
          <w:sz w:val="24"/>
          <w:szCs w:val="24"/>
          <w:bdr w:val="none" w:sz="0" w:space="0" w:color="auto" w:frame="1"/>
          <w:shd w:val="clear" w:color="auto" w:fill="FFFFFF"/>
        </w:rPr>
        <w:t>objectives when</w:t>
      </w:r>
      <w:r w:rsidRPr="00DD727E">
        <w:rPr>
          <w:rStyle w:val="a"/>
          <w:rFonts w:ascii="Times New Roman" w:hAnsi="Times New Roman" w:cs="Times New Roman"/>
          <w:color w:val="000000"/>
          <w:sz w:val="24"/>
          <w:szCs w:val="24"/>
          <w:bdr w:val="none" w:sz="0" w:space="0" w:color="auto" w:frame="1"/>
          <w:shd w:val="clear" w:color="auto" w:fill="FFFFFF"/>
        </w:rPr>
        <w:t xml:space="preserve"> developed and installed. All behavioural aspects are </w:t>
      </w:r>
      <w:r w:rsidR="00900F27" w:rsidRPr="00DD727E">
        <w:rPr>
          <w:rStyle w:val="a"/>
          <w:rFonts w:ascii="Times New Roman" w:hAnsi="Times New Roman" w:cs="Times New Roman"/>
          <w:color w:val="000000"/>
          <w:sz w:val="24"/>
          <w:szCs w:val="24"/>
          <w:bdr w:val="none" w:sz="0" w:space="0" w:color="auto" w:frame="1"/>
          <w:shd w:val="clear" w:color="auto" w:fill="FFFFFF"/>
        </w:rPr>
        <w:t>considered carefully</w:t>
      </w:r>
      <w:r w:rsidRPr="00DD727E">
        <w:rPr>
          <w:rStyle w:val="a"/>
          <w:rFonts w:ascii="Times New Roman" w:hAnsi="Times New Roman" w:cs="Times New Roman"/>
          <w:color w:val="000000"/>
          <w:sz w:val="24"/>
          <w:szCs w:val="24"/>
          <w:bdr w:val="none" w:sz="0" w:space="0" w:color="auto" w:frame="1"/>
          <w:shd w:val="clear" w:color="auto" w:fill="FFFFFF"/>
        </w:rPr>
        <w:t xml:space="preserve"> and conclude that the project is behaviourally feasible</w:t>
      </w:r>
      <w:r w:rsidR="00900F27">
        <w:rPr>
          <w:rStyle w:val="a"/>
          <w:rFonts w:ascii="Times New Roman" w:hAnsi="Times New Roman" w:cs="Times New Roman"/>
          <w:color w:val="000000"/>
          <w:sz w:val="24"/>
          <w:szCs w:val="24"/>
          <w:bdr w:val="none" w:sz="0" w:space="0" w:color="auto" w:frame="1"/>
          <w:shd w:val="clear" w:color="auto" w:fill="FFFFFF"/>
        </w:rPr>
        <w:t>.</w:t>
      </w:r>
      <w:r w:rsidR="00AF5022" w:rsidRPr="00AF5022">
        <w:rPr>
          <w:noProof/>
        </w:rPr>
        <w:t xml:space="preserve"> </w:t>
      </w:r>
    </w:p>
    <w:p w14:paraId="6B4E4A12" w14:textId="242C4CE0" w:rsidR="00AF5022" w:rsidRPr="00DD727E" w:rsidRDefault="00AF5022" w:rsidP="00DD727E">
      <w:pPr>
        <w:shd w:val="clear" w:color="auto" w:fill="FFFFFF"/>
        <w:suppressAutoHyphens w:val="0"/>
        <w:spacing w:before="0" w:beforeAutospacing="0" w:after="0" w:line="360" w:lineRule="auto"/>
        <w:ind w:leftChars="0" w:left="0" w:firstLineChars="0" w:firstLine="0"/>
        <w:jc w:val="both"/>
        <w:textAlignment w:val="auto"/>
        <w:outlineLvl w:val="9"/>
        <w:rPr>
          <w:rFonts w:ascii="Times New Roman" w:hAnsi="Times New Roman" w:cs="Times New Roman"/>
          <w:color w:val="000000"/>
          <w:position w:val="0"/>
          <w:sz w:val="16"/>
          <w:szCs w:val="16"/>
        </w:rPr>
      </w:pPr>
    </w:p>
    <w:p w14:paraId="5EEC0F9C" w14:textId="411ED86D" w:rsidR="008D126D" w:rsidRDefault="00AF5022" w:rsidP="00A75D9D">
      <w:pPr>
        <w:ind w:leftChars="0" w:left="0" w:firstLineChars="0" w:firstLine="0"/>
        <w:jc w:val="center"/>
        <w:rPr>
          <w:noProof/>
        </w:rPr>
      </w:pPr>
      <w:r>
        <w:rPr>
          <w:noProof/>
        </w:rPr>
        <w:lastRenderedPageBreak/>
        <w:drawing>
          <wp:inline distT="0" distB="0" distL="0" distR="0" wp14:anchorId="69E2F4B2" wp14:editId="65AF568E">
            <wp:extent cx="4406087" cy="2687782"/>
            <wp:effectExtent l="0" t="0" r="0" b="0"/>
            <wp:docPr id="1012244909" name="Picture 1012244909" descr="A diagram of a coffee shop manag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44909" name="Picture 1" descr="A diagram of a coffee shop managemen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673" cy="2710100"/>
                    </a:xfrm>
                    <a:prstGeom prst="rect">
                      <a:avLst/>
                    </a:prstGeom>
                    <a:noFill/>
                    <a:ln>
                      <a:noFill/>
                    </a:ln>
                  </pic:spPr>
                </pic:pic>
              </a:graphicData>
            </a:graphic>
          </wp:inline>
        </w:drawing>
      </w:r>
    </w:p>
    <w:p w14:paraId="1DEDF437" w14:textId="4D3B7F7F" w:rsidR="00D87F9B" w:rsidRDefault="00C13A5B" w:rsidP="00BD0B06">
      <w:pPr>
        <w:tabs>
          <w:tab w:val="left" w:pos="1255"/>
        </w:tabs>
        <w:ind w:left="0" w:hanging="2"/>
        <w:jc w:val="center"/>
        <w:rPr>
          <w:rFonts w:ascii="Times New Roman" w:hAnsi="Times New Roman" w:cs="Times New Roman"/>
          <w:sz w:val="24"/>
          <w:szCs w:val="24"/>
        </w:rPr>
      </w:pPr>
      <w:r>
        <w:rPr>
          <w:rFonts w:ascii="Times New Roman" w:hAnsi="Times New Roman" w:cs="Times New Roman"/>
          <w:sz w:val="24"/>
          <w:szCs w:val="24"/>
        </w:rPr>
        <w:t xml:space="preserve">Figure 2.1 </w:t>
      </w:r>
      <w:r w:rsidR="00A75D9D">
        <w:rPr>
          <w:rFonts w:ascii="Times New Roman" w:hAnsi="Times New Roman" w:cs="Times New Roman"/>
          <w:sz w:val="24"/>
          <w:szCs w:val="24"/>
        </w:rPr>
        <w:t>Context Level Diagram</w:t>
      </w:r>
    </w:p>
    <w:p w14:paraId="2DD582B0" w14:textId="77777777" w:rsidR="00BD0B06" w:rsidRDefault="00BD0B06" w:rsidP="00BD0B06">
      <w:pPr>
        <w:tabs>
          <w:tab w:val="left" w:pos="1255"/>
        </w:tabs>
        <w:spacing w:line="360" w:lineRule="auto"/>
        <w:ind w:left="0" w:hanging="2"/>
        <w:jc w:val="both"/>
        <w:rPr>
          <w:rFonts w:ascii="Times New Roman" w:hAnsi="Times New Roman" w:cs="Times New Roman"/>
          <w:sz w:val="24"/>
          <w:szCs w:val="24"/>
        </w:rPr>
      </w:pPr>
      <w:r w:rsidRPr="00BD0B06">
        <w:rPr>
          <w:rFonts w:ascii="Times New Roman" w:hAnsi="Times New Roman" w:cs="Times New Roman"/>
          <w:sz w:val="24"/>
          <w:szCs w:val="24"/>
        </w:rPr>
        <w:t>A literature review tries to examine the key aspects of the most recent research on a given subject. Therefore, the goal of the literature review is to locate, examine, and analyse any works or studies that are relevant to this system as well as do research on the current systems. Understanding every piece of information is crucial.</w:t>
      </w:r>
    </w:p>
    <w:p w14:paraId="6AC36955" w14:textId="391D523F" w:rsidR="00BD0B06" w:rsidRDefault="00BD0B06" w:rsidP="00BD0B06">
      <w:pPr>
        <w:tabs>
          <w:tab w:val="left" w:pos="1255"/>
        </w:tabs>
        <w:spacing w:line="360" w:lineRule="auto"/>
        <w:ind w:left="0" w:hanging="2"/>
        <w:jc w:val="both"/>
        <w:rPr>
          <w:rFonts w:ascii="Times New Roman" w:hAnsi="Times New Roman" w:cs="Times New Roman"/>
          <w:sz w:val="24"/>
          <w:szCs w:val="24"/>
        </w:rPr>
      </w:pPr>
      <w:r w:rsidRPr="00BD0B06">
        <w:rPr>
          <w:rFonts w:ascii="Times New Roman" w:hAnsi="Times New Roman" w:cs="Times New Roman"/>
          <w:sz w:val="24"/>
          <w:szCs w:val="24"/>
        </w:rPr>
        <w:t>Before creating this system, they were thought about and related.</w:t>
      </w:r>
      <w:r>
        <w:rPr>
          <w:rFonts w:ascii="Times New Roman" w:hAnsi="Times New Roman" w:cs="Times New Roman"/>
          <w:sz w:val="24"/>
          <w:szCs w:val="24"/>
        </w:rPr>
        <w:t xml:space="preserve"> </w:t>
      </w:r>
      <w:r w:rsidRPr="00BD0B06">
        <w:rPr>
          <w:rFonts w:ascii="Times New Roman" w:hAnsi="Times New Roman" w:cs="Times New Roman"/>
          <w:sz w:val="24"/>
          <w:szCs w:val="24"/>
        </w:rPr>
        <w:t>To comprehend the idea and function of network management, programming languages, protocol languages, hardware and networking architecture, and existing systems that are connected to this project, some research has been done.</w:t>
      </w:r>
    </w:p>
    <w:p w14:paraId="3B629712" w14:textId="3B1682ED" w:rsidR="001862CC" w:rsidRDefault="001862CC" w:rsidP="001862CC">
      <w:pPr>
        <w:tabs>
          <w:tab w:val="left" w:pos="1255"/>
        </w:tabs>
        <w:ind w:left="0" w:hanging="2"/>
        <w:rPr>
          <w:rFonts w:ascii="Times New Roman" w:hAnsi="Times New Roman" w:cs="Times New Roman"/>
          <w:b/>
          <w:bCs/>
          <w:sz w:val="24"/>
          <w:szCs w:val="24"/>
        </w:rPr>
      </w:pPr>
      <w:r>
        <w:rPr>
          <w:rFonts w:ascii="Times New Roman" w:hAnsi="Times New Roman" w:cs="Times New Roman"/>
          <w:b/>
          <w:bCs/>
          <w:sz w:val="24"/>
          <w:szCs w:val="24"/>
        </w:rPr>
        <w:t>2.1 Café Coffee Day Website</w:t>
      </w:r>
    </w:p>
    <w:p w14:paraId="07182442" w14:textId="55CFCD01" w:rsidR="007E5ED8" w:rsidRPr="007E5ED8" w:rsidRDefault="001862CC" w:rsidP="007E5ED8">
      <w:pPr>
        <w:tabs>
          <w:tab w:val="left" w:pos="1255"/>
        </w:tabs>
        <w:ind w:left="0" w:hanging="2"/>
        <w:rPr>
          <w:rFonts w:ascii="Times New Roman" w:hAnsi="Times New Roman" w:cs="Times New Roman"/>
          <w:sz w:val="24"/>
          <w:szCs w:val="24"/>
        </w:rPr>
      </w:pPr>
      <w:r>
        <w:rPr>
          <w:rFonts w:ascii="Times New Roman" w:hAnsi="Times New Roman" w:cs="Times New Roman"/>
          <w:sz w:val="24"/>
          <w:szCs w:val="24"/>
        </w:rPr>
        <w:t xml:space="preserve">In this website there are multiple running pictures </w:t>
      </w:r>
      <w:r w:rsidR="009D5795">
        <w:rPr>
          <w:rFonts w:ascii="Times New Roman" w:hAnsi="Times New Roman" w:cs="Times New Roman"/>
          <w:sz w:val="24"/>
          <w:szCs w:val="24"/>
        </w:rPr>
        <w:t xml:space="preserve">in the home </w:t>
      </w:r>
      <w:proofErr w:type="gramStart"/>
      <w:r w:rsidR="009D5795">
        <w:rPr>
          <w:rFonts w:ascii="Times New Roman" w:hAnsi="Times New Roman" w:cs="Times New Roman"/>
          <w:sz w:val="24"/>
          <w:szCs w:val="24"/>
        </w:rPr>
        <w:t>page  itself</w:t>
      </w:r>
      <w:proofErr w:type="gramEnd"/>
      <w:r w:rsidR="009D5795">
        <w:rPr>
          <w:rFonts w:ascii="Times New Roman" w:hAnsi="Times New Roman" w:cs="Times New Roman"/>
          <w:sz w:val="24"/>
          <w:szCs w:val="24"/>
        </w:rPr>
        <w:t>, there are almost five different images/ screens</w:t>
      </w:r>
      <w:r w:rsidR="00184253">
        <w:rPr>
          <w:rFonts w:ascii="Times New Roman" w:hAnsi="Times New Roman" w:cs="Times New Roman"/>
          <w:sz w:val="24"/>
          <w:szCs w:val="24"/>
        </w:rPr>
        <w:t>. Which includes café menu, E-shop</w:t>
      </w:r>
      <w:ins w:id="0" w:author="Sonali Shakhawar">
        <w:r w:rsidR="00CF6A69">
          <w:rPr>
            <w:rFonts w:ascii="Times New Roman" w:hAnsi="Times New Roman" w:cs="Times New Roman"/>
            <w:sz w:val="24"/>
            <w:szCs w:val="24"/>
          </w:rPr>
          <w:t xml:space="preserve">, order online, café finder/ café locator, Mobile </w:t>
        </w:r>
      </w:ins>
      <w:r w:rsidR="00CF6A69">
        <w:rPr>
          <w:rFonts w:ascii="Times New Roman" w:hAnsi="Times New Roman" w:cs="Times New Roman"/>
          <w:sz w:val="24"/>
          <w:szCs w:val="24"/>
        </w:rPr>
        <w:t>app,</w:t>
      </w:r>
      <w:ins w:id="1" w:author="Sonali Shakhawar">
        <w:r w:rsidR="00CF6A69">
          <w:rPr>
            <w:rFonts w:ascii="Times New Roman" w:hAnsi="Times New Roman" w:cs="Times New Roman"/>
            <w:sz w:val="24"/>
            <w:szCs w:val="24"/>
          </w:rPr>
          <w:t xml:space="preserve"> or CCD mobile app.</w:t>
        </w:r>
      </w:ins>
      <w:r w:rsidR="003751FB">
        <w:rPr>
          <w:rFonts w:ascii="Times New Roman" w:hAnsi="Times New Roman" w:cs="Times New Roman"/>
          <w:sz w:val="24"/>
          <w:szCs w:val="24"/>
        </w:rPr>
        <w:t xml:space="preserve"> </w:t>
      </w:r>
      <w:r w:rsidR="007E5ED8" w:rsidRPr="007E5ED8">
        <w:rPr>
          <w:rFonts w:ascii="Times New Roman" w:hAnsi="Times New Roman" w:cs="Times New Roman"/>
          <w:sz w:val="24"/>
          <w:szCs w:val="24"/>
        </w:rPr>
        <w:t>The red icon for Cafe Coffee Day may be seen at the top of the page. It denotes their own Brand's icon.</w:t>
      </w:r>
    </w:p>
    <w:p w14:paraId="7815623F" w14:textId="77777777" w:rsidR="00CD2835" w:rsidRDefault="007E5ED8" w:rsidP="005C53F2">
      <w:pPr>
        <w:tabs>
          <w:tab w:val="left" w:pos="1255"/>
        </w:tabs>
        <w:ind w:left="0" w:hanging="2"/>
        <w:rPr>
          <w:rFonts w:ascii="Times New Roman" w:hAnsi="Times New Roman" w:cs="Times New Roman"/>
          <w:sz w:val="24"/>
          <w:szCs w:val="24"/>
        </w:rPr>
      </w:pPr>
      <w:r w:rsidRPr="007E5ED8">
        <w:rPr>
          <w:rFonts w:ascii="Times New Roman" w:hAnsi="Times New Roman" w:cs="Times New Roman"/>
          <w:sz w:val="24"/>
          <w:szCs w:val="24"/>
        </w:rPr>
        <w:t xml:space="preserve">Many other features, such as changing each image individually, have been employed. The website also has the login, search, and notification bell icons. The Read Our Story page has been moved to the main page itself </w:t>
      </w:r>
      <w:proofErr w:type="gramStart"/>
      <w:r w:rsidRPr="007E5ED8">
        <w:rPr>
          <w:rFonts w:ascii="Times New Roman" w:hAnsi="Times New Roman" w:cs="Times New Roman"/>
          <w:sz w:val="24"/>
          <w:szCs w:val="24"/>
        </w:rPr>
        <w:t>in order to</w:t>
      </w:r>
      <w:proofErr w:type="gramEnd"/>
      <w:r w:rsidRPr="007E5ED8">
        <w:rPr>
          <w:rFonts w:ascii="Times New Roman" w:hAnsi="Times New Roman" w:cs="Times New Roman"/>
          <w:sz w:val="24"/>
          <w:szCs w:val="24"/>
        </w:rPr>
        <w:t xml:space="preserve"> increase access to it as more research is conducted on the website. The background graphic for the Read Our Story page </w:t>
      </w:r>
      <w:proofErr w:type="gramStart"/>
      <w:r w:rsidRPr="007E5ED8">
        <w:rPr>
          <w:rFonts w:ascii="Times New Roman" w:hAnsi="Times New Roman" w:cs="Times New Roman"/>
          <w:sz w:val="24"/>
          <w:szCs w:val="24"/>
        </w:rPr>
        <w:t>was</w:t>
      </w:r>
      <w:proofErr w:type="gramEnd"/>
      <w:r w:rsidRPr="007E5ED8">
        <w:rPr>
          <w:rFonts w:ascii="Times New Roman" w:hAnsi="Times New Roman" w:cs="Times New Roman"/>
          <w:sz w:val="24"/>
          <w:szCs w:val="24"/>
        </w:rPr>
        <w:t xml:space="preserve"> </w:t>
      </w:r>
    </w:p>
    <w:p w14:paraId="74ABBF59" w14:textId="4186CECB" w:rsidR="00CD2835" w:rsidRDefault="00CD2835" w:rsidP="00726257">
      <w:pPr>
        <w:tabs>
          <w:tab w:val="left" w:pos="1255"/>
        </w:tabs>
        <w:ind w:left="0" w:hanging="2"/>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BB81F7B" wp14:editId="635390B9">
            <wp:extent cx="4671646" cy="2481780"/>
            <wp:effectExtent l="0" t="0" r="0" b="0"/>
            <wp:docPr id="37861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6645" name="Picture 3786166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5505" cy="2489142"/>
                    </a:xfrm>
                    <a:prstGeom prst="rect">
                      <a:avLst/>
                    </a:prstGeom>
                  </pic:spPr>
                </pic:pic>
              </a:graphicData>
            </a:graphic>
          </wp:inline>
        </w:drawing>
      </w:r>
    </w:p>
    <w:p w14:paraId="3335B42A" w14:textId="60BBD1BF" w:rsidR="00726257" w:rsidRDefault="00441A52" w:rsidP="00441A52">
      <w:pPr>
        <w:tabs>
          <w:tab w:val="left" w:pos="1255"/>
        </w:tabs>
        <w:ind w:left="0" w:hanging="2"/>
        <w:jc w:val="center"/>
        <w:rPr>
          <w:rFonts w:ascii="Times New Roman" w:hAnsi="Times New Roman" w:cs="Times New Roman"/>
          <w:sz w:val="24"/>
          <w:szCs w:val="24"/>
        </w:rPr>
      </w:pPr>
      <w:r>
        <w:rPr>
          <w:rFonts w:ascii="Times New Roman" w:hAnsi="Times New Roman" w:cs="Times New Roman"/>
          <w:sz w:val="24"/>
          <w:szCs w:val="24"/>
        </w:rPr>
        <w:t xml:space="preserve">Figure 2.1 Café </w:t>
      </w:r>
      <w:proofErr w:type="gramStart"/>
      <w:r>
        <w:rPr>
          <w:rFonts w:ascii="Times New Roman" w:hAnsi="Times New Roman" w:cs="Times New Roman"/>
          <w:sz w:val="24"/>
          <w:szCs w:val="24"/>
        </w:rPr>
        <w:t>Co</w:t>
      </w:r>
      <w:r w:rsidR="002E5401">
        <w:rPr>
          <w:rFonts w:ascii="Times New Roman" w:hAnsi="Times New Roman" w:cs="Times New Roman"/>
          <w:sz w:val="24"/>
          <w:szCs w:val="24"/>
        </w:rPr>
        <w:t>f</w:t>
      </w:r>
      <w:r>
        <w:rPr>
          <w:rFonts w:ascii="Times New Roman" w:hAnsi="Times New Roman" w:cs="Times New Roman"/>
          <w:sz w:val="24"/>
          <w:szCs w:val="24"/>
        </w:rPr>
        <w:t>fee</w:t>
      </w:r>
      <w:r w:rsidR="002E5401">
        <w:rPr>
          <w:rFonts w:ascii="Times New Roman" w:hAnsi="Times New Roman" w:cs="Times New Roman"/>
          <w:sz w:val="24"/>
          <w:szCs w:val="24"/>
        </w:rPr>
        <w:t xml:space="preserve"> day</w:t>
      </w:r>
      <w:proofErr w:type="gramEnd"/>
      <w:r w:rsidR="002E5401">
        <w:rPr>
          <w:rFonts w:ascii="Times New Roman" w:hAnsi="Times New Roman" w:cs="Times New Roman"/>
          <w:sz w:val="24"/>
          <w:szCs w:val="24"/>
        </w:rPr>
        <w:t xml:space="preserve"> </w:t>
      </w:r>
      <w:r w:rsidR="008407C0">
        <w:rPr>
          <w:rFonts w:ascii="Times New Roman" w:hAnsi="Times New Roman" w:cs="Times New Roman"/>
          <w:sz w:val="24"/>
          <w:szCs w:val="24"/>
        </w:rPr>
        <w:t>(Home page)</w:t>
      </w:r>
    </w:p>
    <w:p w14:paraId="20AC9C4F" w14:textId="74671FA3" w:rsidR="005C53F2" w:rsidRPr="005C53F2" w:rsidRDefault="007E5ED8" w:rsidP="005C53F2">
      <w:pPr>
        <w:tabs>
          <w:tab w:val="left" w:pos="1255"/>
        </w:tabs>
        <w:ind w:left="0" w:hanging="2"/>
        <w:rPr>
          <w:rFonts w:ascii="Times New Roman" w:hAnsi="Times New Roman" w:cs="Times New Roman"/>
          <w:sz w:val="24"/>
          <w:szCs w:val="24"/>
        </w:rPr>
      </w:pPr>
      <w:r w:rsidRPr="007E5ED8">
        <w:rPr>
          <w:rFonts w:ascii="Times New Roman" w:hAnsi="Times New Roman" w:cs="Times New Roman"/>
          <w:sz w:val="24"/>
          <w:szCs w:val="24"/>
        </w:rPr>
        <w:t>completed before the Our Story button was made. Additionally, the about us page now includes more details thanks to the use of Java script.</w:t>
      </w:r>
      <w:r w:rsidR="005C53F2" w:rsidRPr="005C53F2">
        <w:t xml:space="preserve"> </w:t>
      </w:r>
      <w:r w:rsidR="005C53F2" w:rsidRPr="005C53F2">
        <w:rPr>
          <w:rFonts w:ascii="Times New Roman" w:hAnsi="Times New Roman" w:cs="Times New Roman"/>
          <w:sz w:val="24"/>
          <w:szCs w:val="24"/>
        </w:rPr>
        <w:t>The Read Our Story button features a wonderful, straightforward visual along with a brief quotation.</w:t>
      </w:r>
    </w:p>
    <w:p w14:paraId="2BF70FB0" w14:textId="7CB3ED2E" w:rsidR="001862CC" w:rsidRDefault="005C53F2" w:rsidP="005C53F2">
      <w:pPr>
        <w:tabs>
          <w:tab w:val="left" w:pos="1255"/>
        </w:tabs>
        <w:ind w:left="0" w:hanging="2"/>
        <w:rPr>
          <w:rFonts w:ascii="Times New Roman" w:hAnsi="Times New Roman" w:cs="Times New Roman"/>
          <w:sz w:val="24"/>
          <w:szCs w:val="24"/>
        </w:rPr>
      </w:pPr>
      <w:r w:rsidRPr="005C53F2">
        <w:rPr>
          <w:rFonts w:ascii="Times New Roman" w:hAnsi="Times New Roman" w:cs="Times New Roman"/>
          <w:sz w:val="24"/>
          <w:szCs w:val="24"/>
        </w:rPr>
        <w:t>Additionally, there are three links in the middle of the page that will take you to other pages that will help us discover what is new today. Additionally, it features a location map, which we can use to find nearby CCD cafes by typing in our zip code or city name. It is the most amazing feature I have ever seen on a website.</w:t>
      </w:r>
      <w:r>
        <w:rPr>
          <w:rFonts w:ascii="Times New Roman" w:hAnsi="Times New Roman" w:cs="Times New Roman"/>
          <w:sz w:val="24"/>
          <w:szCs w:val="24"/>
        </w:rPr>
        <w:t xml:space="preserve"> </w:t>
      </w:r>
      <w:r w:rsidRPr="005C53F2">
        <w:rPr>
          <w:rFonts w:ascii="Times New Roman" w:hAnsi="Times New Roman" w:cs="Times New Roman"/>
          <w:sz w:val="24"/>
          <w:szCs w:val="24"/>
        </w:rPr>
        <w:t>The shop is the third and last feature right now. I believe it indicates that we can purchase coffee online.</w:t>
      </w:r>
      <w:r>
        <w:rPr>
          <w:rFonts w:ascii="Times New Roman" w:hAnsi="Times New Roman" w:cs="Times New Roman"/>
          <w:sz w:val="24"/>
          <w:szCs w:val="24"/>
        </w:rPr>
        <w:t xml:space="preserve"> </w:t>
      </w:r>
      <w:r w:rsidRPr="005C53F2">
        <w:rPr>
          <w:rFonts w:ascii="Times New Roman" w:hAnsi="Times New Roman" w:cs="Times New Roman"/>
          <w:sz w:val="24"/>
          <w:szCs w:val="24"/>
        </w:rPr>
        <w:t>Hopefully!!</w:t>
      </w:r>
    </w:p>
    <w:p w14:paraId="36C8D010" w14:textId="1911A302" w:rsidR="008F5FFC" w:rsidRPr="001862CC" w:rsidRDefault="008F5FFC" w:rsidP="005C53F2">
      <w:pPr>
        <w:tabs>
          <w:tab w:val="left" w:pos="1255"/>
        </w:tabs>
        <w:ind w:left="0" w:hanging="2"/>
        <w:rPr>
          <w:rFonts w:ascii="Times New Roman" w:hAnsi="Times New Roman" w:cs="Times New Roman"/>
          <w:sz w:val="24"/>
          <w:szCs w:val="24"/>
        </w:rPr>
      </w:pPr>
      <w:r w:rsidRPr="008F5FFC">
        <w:rPr>
          <w:rFonts w:ascii="Times New Roman" w:hAnsi="Times New Roman" w:cs="Times New Roman"/>
          <w:sz w:val="24"/>
          <w:szCs w:val="24"/>
        </w:rPr>
        <w:t xml:space="preserve">Every page has a talk to us button in the shape of a circular comment; by clicking on it, we are taken to the next page, where we can leave feedback or send messages regarding their service or anything else. However, no matter which page we visit, it will always follow us. This allows them to expand their network globally and link their Instagram, Facebook, YouTube, Twitter, and </w:t>
      </w:r>
      <w:proofErr w:type="spellStart"/>
      <w:r w:rsidRPr="008F5FFC">
        <w:rPr>
          <w:rFonts w:ascii="Times New Roman" w:hAnsi="Times New Roman" w:cs="Times New Roman"/>
          <w:sz w:val="24"/>
          <w:szCs w:val="24"/>
        </w:rPr>
        <w:t>Linkedin</w:t>
      </w:r>
      <w:proofErr w:type="spellEnd"/>
      <w:r w:rsidRPr="008F5FFC">
        <w:rPr>
          <w:rFonts w:ascii="Times New Roman" w:hAnsi="Times New Roman" w:cs="Times New Roman"/>
          <w:sz w:val="24"/>
          <w:szCs w:val="24"/>
        </w:rPr>
        <w:t xml:space="preserve"> profiles with their own icons. In this manner, the bottom of the home page seems more appealing.</w:t>
      </w:r>
    </w:p>
    <w:p w14:paraId="5C6A55E7" w14:textId="492C165C" w:rsidR="001862CC" w:rsidRPr="00A02387" w:rsidRDefault="001862CC" w:rsidP="001862CC">
      <w:pPr>
        <w:tabs>
          <w:tab w:val="left" w:pos="1255"/>
        </w:tabs>
        <w:ind w:left="0" w:hanging="2"/>
        <w:rPr>
          <w:rFonts w:ascii="Times New Roman" w:hAnsi="Times New Roman" w:cs="Times New Roman"/>
          <w:b/>
          <w:bCs/>
          <w:sz w:val="24"/>
          <w:szCs w:val="24"/>
        </w:rPr>
      </w:pPr>
      <w:r>
        <w:rPr>
          <w:rFonts w:ascii="Times New Roman" w:hAnsi="Times New Roman" w:cs="Times New Roman"/>
          <w:b/>
          <w:bCs/>
          <w:sz w:val="24"/>
          <w:szCs w:val="24"/>
        </w:rPr>
        <w:t xml:space="preserve"> </w:t>
      </w:r>
    </w:p>
    <w:p w14:paraId="0103668F" w14:textId="77777777" w:rsidR="004C67A6" w:rsidRDefault="004C67A6" w:rsidP="00D87F9B">
      <w:pPr>
        <w:tabs>
          <w:tab w:val="left" w:pos="1255"/>
        </w:tabs>
        <w:ind w:left="0" w:hanging="2"/>
        <w:rPr>
          <w:rFonts w:ascii="Times New Roman" w:hAnsi="Times New Roman" w:cs="Times New Roman"/>
          <w:sz w:val="24"/>
          <w:szCs w:val="24"/>
        </w:rPr>
      </w:pPr>
    </w:p>
    <w:p w14:paraId="711CE65A" w14:textId="77777777" w:rsidR="004C67A6" w:rsidRDefault="004C67A6" w:rsidP="00D87F9B">
      <w:pPr>
        <w:tabs>
          <w:tab w:val="left" w:pos="1255"/>
        </w:tabs>
        <w:ind w:left="0" w:hanging="2"/>
        <w:rPr>
          <w:rFonts w:ascii="Times New Roman" w:hAnsi="Times New Roman" w:cs="Times New Roman"/>
          <w:sz w:val="24"/>
          <w:szCs w:val="24"/>
        </w:rPr>
      </w:pPr>
    </w:p>
    <w:p w14:paraId="203F3C1E" w14:textId="77777777" w:rsidR="004C67A6" w:rsidRDefault="004C67A6" w:rsidP="00D87F9B">
      <w:pPr>
        <w:tabs>
          <w:tab w:val="left" w:pos="1255"/>
        </w:tabs>
        <w:ind w:left="0" w:hanging="2"/>
        <w:rPr>
          <w:rFonts w:ascii="Times New Roman" w:hAnsi="Times New Roman" w:cs="Times New Roman"/>
          <w:sz w:val="24"/>
          <w:szCs w:val="24"/>
        </w:rPr>
      </w:pPr>
    </w:p>
    <w:p w14:paraId="03B788F0" w14:textId="77777777" w:rsidR="00CD2835" w:rsidRDefault="00CD2835" w:rsidP="00581A09">
      <w:pPr>
        <w:tabs>
          <w:tab w:val="left" w:pos="1255"/>
        </w:tabs>
        <w:ind w:leftChars="0" w:left="0" w:firstLineChars="0" w:firstLine="0"/>
        <w:rPr>
          <w:rFonts w:ascii="Times New Roman" w:hAnsi="Times New Roman" w:cs="Times New Roman"/>
          <w:sz w:val="24"/>
          <w:szCs w:val="24"/>
        </w:rPr>
      </w:pPr>
    </w:p>
    <w:p w14:paraId="6A51B421" w14:textId="77777777" w:rsidR="000A370E" w:rsidRDefault="000A370E" w:rsidP="00581A09">
      <w:pPr>
        <w:tabs>
          <w:tab w:val="left" w:pos="1255"/>
        </w:tabs>
        <w:ind w:leftChars="0" w:left="0" w:firstLineChars="0" w:firstLine="0"/>
        <w:rPr>
          <w:rFonts w:ascii="Times New Roman" w:hAnsi="Times New Roman" w:cs="Times New Roman"/>
          <w:sz w:val="24"/>
          <w:szCs w:val="24"/>
        </w:rPr>
      </w:pPr>
    </w:p>
    <w:p w14:paraId="24A43148" w14:textId="29228504" w:rsidR="000939A8" w:rsidRDefault="00581A09" w:rsidP="005A6976">
      <w:pPr>
        <w:tabs>
          <w:tab w:val="left" w:pos="1255"/>
        </w:tabs>
        <w:ind w:leftChars="0" w:left="0" w:firstLineChars="0"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3.System Development</w:t>
      </w:r>
    </w:p>
    <w:p w14:paraId="0B2ABD59" w14:textId="77777777" w:rsidR="00650C53" w:rsidRDefault="00650C53" w:rsidP="005A6976">
      <w:pPr>
        <w:tabs>
          <w:tab w:val="left" w:pos="1255"/>
        </w:tabs>
        <w:ind w:leftChars="0" w:left="0" w:firstLineChars="0" w:firstLine="0"/>
        <w:jc w:val="center"/>
        <w:rPr>
          <w:rFonts w:ascii="Times New Roman" w:hAnsi="Times New Roman" w:cs="Times New Roman"/>
          <w:b/>
          <w:bCs/>
          <w:sz w:val="28"/>
          <w:szCs w:val="28"/>
        </w:rPr>
      </w:pPr>
    </w:p>
    <w:p w14:paraId="63AB63D2" w14:textId="28A75C93" w:rsidR="00AE0FEF" w:rsidRPr="00AE0FEF" w:rsidRDefault="00AE0FEF" w:rsidP="00AE0FEF">
      <w:pPr>
        <w:tabs>
          <w:tab w:val="left" w:pos="1255"/>
        </w:tabs>
        <w:ind w:leftChars="0" w:left="0" w:firstLineChars="0" w:firstLine="0"/>
        <w:rPr>
          <w:rFonts w:ascii="Times New Roman" w:hAnsi="Times New Roman" w:cs="Times New Roman"/>
          <w:sz w:val="24"/>
          <w:szCs w:val="24"/>
        </w:rPr>
      </w:pPr>
      <w:r>
        <w:rPr>
          <w:rFonts w:ascii="Times New Roman" w:hAnsi="Times New Roman" w:cs="Times New Roman"/>
          <w:sz w:val="24"/>
          <w:szCs w:val="24"/>
        </w:rPr>
        <w:t>3</w:t>
      </w:r>
      <w:r w:rsidR="002E6689">
        <w:rPr>
          <w:rFonts w:ascii="Times New Roman" w:hAnsi="Times New Roman" w:cs="Times New Roman"/>
          <w:sz w:val="24"/>
          <w:szCs w:val="24"/>
        </w:rPr>
        <w:t>.1 Working / Architecture</w:t>
      </w:r>
    </w:p>
    <w:p w14:paraId="6C6B937C" w14:textId="2AE9A682" w:rsidR="00AA3550" w:rsidRDefault="00D45AAB" w:rsidP="00D45AAB">
      <w:pPr>
        <w:tabs>
          <w:tab w:val="left" w:pos="1255"/>
        </w:tabs>
        <w:spacing w:line="360" w:lineRule="auto"/>
        <w:ind w:leftChars="0" w:left="0" w:firstLineChars="0" w:firstLine="0"/>
        <w:jc w:val="both"/>
        <w:rPr>
          <w:rFonts w:ascii="Times New Roman" w:hAnsi="Times New Roman" w:cs="Times New Roman"/>
          <w:sz w:val="24"/>
          <w:szCs w:val="24"/>
        </w:rPr>
      </w:pPr>
      <w:r w:rsidRPr="00D45AAB">
        <w:rPr>
          <w:rFonts w:ascii="Times New Roman" w:hAnsi="Times New Roman" w:cs="Times New Roman"/>
          <w:sz w:val="24"/>
          <w:szCs w:val="24"/>
        </w:rPr>
        <w:t xml:space="preserve">An important step in the study of a system is the specification of the requirements. Designing a system that will function in the required environment is only achievable when the requisite specifications are properly provided. Since they are the ones who will really utilise the system, it is mostly up to the users of the current system to provide the requirement requirements. This is </w:t>
      </w:r>
      <w:proofErr w:type="gramStart"/>
      <w:r w:rsidRPr="00D45AAB">
        <w:rPr>
          <w:rFonts w:ascii="Times New Roman" w:hAnsi="Times New Roman" w:cs="Times New Roman"/>
          <w:sz w:val="24"/>
          <w:szCs w:val="24"/>
        </w:rPr>
        <w:t>due to the fact that</w:t>
      </w:r>
      <w:proofErr w:type="gramEnd"/>
      <w:r w:rsidRPr="00D45AAB">
        <w:rPr>
          <w:rFonts w:ascii="Times New Roman" w:hAnsi="Times New Roman" w:cs="Times New Roman"/>
          <w:sz w:val="24"/>
          <w:szCs w:val="24"/>
        </w:rPr>
        <w:t xml:space="preserve"> requirements must be known in the beginning phases in order for the system to be designed to meet those criteria. Once a system is designed, it is very difficult to change it; nonetheless, it is useless to design a system that does not meet the needs of the user.</w:t>
      </w:r>
    </w:p>
    <w:p w14:paraId="216DF573" w14:textId="446F10EB" w:rsidR="0009542C" w:rsidRDefault="0009542C" w:rsidP="00D45AAB">
      <w:pPr>
        <w:tabs>
          <w:tab w:val="left" w:pos="1255"/>
        </w:tabs>
        <w:spacing w:line="360" w:lineRule="auto"/>
        <w:ind w:leftChars="0" w:left="0" w:firstLineChars="0" w:firstLine="0"/>
        <w:jc w:val="both"/>
        <w:rPr>
          <w:rFonts w:ascii="Times New Roman" w:hAnsi="Times New Roman" w:cs="Times New Roman"/>
          <w:sz w:val="24"/>
          <w:szCs w:val="24"/>
        </w:rPr>
      </w:pPr>
      <w:r w:rsidRPr="0009542C">
        <w:rPr>
          <w:rFonts w:ascii="Times New Roman" w:hAnsi="Times New Roman" w:cs="Times New Roman"/>
          <w:sz w:val="24"/>
          <w:szCs w:val="24"/>
        </w:rPr>
        <w:t>Data structure, programme structure, and procedural details are developed, reviewed, and recorded as the design process progresses. System design can be regarded from a project management or technical perspective. Architectural design, data structure design, interface design, and procedural design are the four technical tasks that make up design.</w:t>
      </w:r>
    </w:p>
    <w:p w14:paraId="3185813E" w14:textId="0211EA4B" w:rsidR="000831BC" w:rsidRDefault="000831BC"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3.2 User Interface</w:t>
      </w:r>
    </w:p>
    <w:p w14:paraId="70B18A6B" w14:textId="0AEF6170" w:rsidR="005A6976" w:rsidRDefault="005A6976" w:rsidP="00D45AAB">
      <w:pPr>
        <w:tabs>
          <w:tab w:val="left" w:pos="1255"/>
        </w:tabs>
        <w:spacing w:line="360" w:lineRule="auto"/>
        <w:ind w:leftChars="0" w:left="0" w:firstLineChars="0" w:firstLine="0"/>
        <w:jc w:val="both"/>
        <w:rPr>
          <w:rFonts w:ascii="Times New Roman" w:hAnsi="Times New Roman" w:cs="Times New Roman"/>
          <w:b/>
          <w:bCs/>
          <w:sz w:val="24"/>
          <w:szCs w:val="24"/>
        </w:rPr>
      </w:pPr>
      <w:r>
        <w:rPr>
          <w:rFonts w:ascii="Times New Roman" w:hAnsi="Times New Roman" w:cs="Times New Roman"/>
          <w:b/>
          <w:bCs/>
          <w:sz w:val="24"/>
          <w:szCs w:val="24"/>
        </w:rPr>
        <w:t>Data Flow Diagram</w:t>
      </w:r>
    </w:p>
    <w:p w14:paraId="0306A5DA" w14:textId="1C7C01E2" w:rsidR="005A6976" w:rsidRDefault="005A6976" w:rsidP="00D45AAB">
      <w:pPr>
        <w:tabs>
          <w:tab w:val="left" w:pos="1255"/>
        </w:tabs>
        <w:spacing w:line="360" w:lineRule="auto"/>
        <w:ind w:leftChars="0" w:left="0" w:firstLineChars="0" w:firstLine="0"/>
        <w:jc w:val="both"/>
        <w:rPr>
          <w:rFonts w:ascii="Times New Roman" w:hAnsi="Times New Roman" w:cs="Times New Roman"/>
          <w:sz w:val="24"/>
          <w:szCs w:val="24"/>
        </w:rPr>
      </w:pPr>
      <w:r w:rsidRPr="005A6976">
        <w:rPr>
          <w:rFonts w:ascii="Times New Roman" w:hAnsi="Times New Roman" w:cs="Times New Roman"/>
          <w:sz w:val="24"/>
          <w:szCs w:val="24"/>
        </w:rPr>
        <w:t xml:space="preserve">A data flow diagram is a visual tool for describing and examining how data moves through a system. These serve as the main resource and serve as the foundation for the creation of the other components. The logical transition of data from input to output through processing can be explained without reference to the system's physical components. The logical data flow diagrams are what these are called. The real tools and methods used to transfer data between individuals, offices, and workstations are depicted in the physical data flow diagrams. A collection of data flow diagrams </w:t>
      </w:r>
      <w:r w:rsidR="00726142" w:rsidRPr="005A6976">
        <w:rPr>
          <w:rFonts w:ascii="Times New Roman" w:hAnsi="Times New Roman" w:cs="Times New Roman"/>
          <w:sz w:val="24"/>
          <w:szCs w:val="24"/>
        </w:rPr>
        <w:t>serves</w:t>
      </w:r>
      <w:r w:rsidRPr="005A6976">
        <w:rPr>
          <w:rFonts w:ascii="Times New Roman" w:hAnsi="Times New Roman" w:cs="Times New Roman"/>
          <w:sz w:val="24"/>
          <w:szCs w:val="24"/>
        </w:rPr>
        <w:t xml:space="preserve"> as a complete explanation of a system.</w:t>
      </w:r>
    </w:p>
    <w:p w14:paraId="5F87E439" w14:textId="757FB21A" w:rsidR="00CF2152" w:rsidRDefault="00CF2152"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Home page</w:t>
      </w:r>
    </w:p>
    <w:p w14:paraId="076E95C6" w14:textId="620D8ED6" w:rsidR="000F0168" w:rsidRPr="000F0168" w:rsidRDefault="000F0168" w:rsidP="000F0168">
      <w:pPr>
        <w:tabs>
          <w:tab w:val="left" w:pos="1255"/>
        </w:tabs>
        <w:spacing w:line="360" w:lineRule="auto"/>
        <w:ind w:leftChars="0" w:firstLineChars="0" w:firstLine="0"/>
        <w:jc w:val="both"/>
        <w:rPr>
          <w:rFonts w:ascii="Times New Roman" w:hAnsi="Times New Roman" w:cs="Times New Roman"/>
          <w:sz w:val="24"/>
          <w:szCs w:val="24"/>
        </w:rPr>
      </w:pPr>
      <w:r w:rsidRPr="000F0168">
        <w:rPr>
          <w:rFonts w:ascii="Times New Roman" w:hAnsi="Times New Roman" w:cs="Times New Roman"/>
          <w:sz w:val="24"/>
          <w:szCs w:val="24"/>
        </w:rPr>
        <w:t xml:space="preserve">The coffee icon, which was created by html, </w:t>
      </w:r>
      <w:proofErr w:type="gramStart"/>
      <w:r w:rsidRPr="000F0168">
        <w:rPr>
          <w:rFonts w:ascii="Times New Roman" w:hAnsi="Times New Roman" w:cs="Times New Roman"/>
          <w:sz w:val="24"/>
          <w:szCs w:val="24"/>
        </w:rPr>
        <w:t>is located in</w:t>
      </w:r>
      <w:proofErr w:type="gramEnd"/>
      <w:r w:rsidRPr="000F0168">
        <w:rPr>
          <w:rFonts w:ascii="Times New Roman" w:hAnsi="Times New Roman" w:cs="Times New Roman"/>
          <w:sz w:val="24"/>
          <w:szCs w:val="24"/>
        </w:rPr>
        <w:t xml:space="preserve"> the top left corner. The navigation bar is then located on the left side of the page. It includes the actual </w:t>
      </w:r>
      <w:proofErr w:type="gramStart"/>
      <w:r w:rsidRPr="000F0168">
        <w:rPr>
          <w:rFonts w:ascii="Times New Roman" w:hAnsi="Times New Roman" w:cs="Times New Roman"/>
          <w:sz w:val="24"/>
          <w:szCs w:val="24"/>
        </w:rPr>
        <w:t>Home</w:t>
      </w:r>
      <w:proofErr w:type="gramEnd"/>
      <w:r w:rsidRPr="000F0168">
        <w:rPr>
          <w:rFonts w:ascii="Times New Roman" w:hAnsi="Times New Roman" w:cs="Times New Roman"/>
          <w:sz w:val="24"/>
          <w:szCs w:val="24"/>
        </w:rPr>
        <w:t xml:space="preserve"> page, the Menu, the Gallery, the About us section, the Blog, and the Login section.</w:t>
      </w:r>
      <w:r>
        <w:rPr>
          <w:rFonts w:ascii="Times New Roman" w:hAnsi="Times New Roman" w:cs="Times New Roman"/>
          <w:sz w:val="24"/>
          <w:szCs w:val="24"/>
        </w:rPr>
        <w:t xml:space="preserve"> </w:t>
      </w:r>
      <w:r w:rsidRPr="000F0168">
        <w:rPr>
          <w:rFonts w:ascii="Times New Roman" w:hAnsi="Times New Roman" w:cs="Times New Roman"/>
          <w:sz w:val="24"/>
          <w:szCs w:val="24"/>
        </w:rPr>
        <w:t xml:space="preserve">The navigation bar's top points </w:t>
      </w:r>
      <w:r w:rsidRPr="000F0168">
        <w:rPr>
          <w:rFonts w:ascii="Times New Roman" w:hAnsi="Times New Roman" w:cs="Times New Roman"/>
          <w:sz w:val="24"/>
          <w:szCs w:val="24"/>
        </w:rPr>
        <w:lastRenderedPageBreak/>
        <w:t>will then guide you to a specific page that has been designed for your usage. It is Visible and the right size. HTML and CSS are combined to accomplish this.</w:t>
      </w:r>
    </w:p>
    <w:p w14:paraId="38749250" w14:textId="77777777" w:rsidR="000F0168" w:rsidRPr="000F0168" w:rsidRDefault="000F0168" w:rsidP="000F0168">
      <w:pPr>
        <w:tabs>
          <w:tab w:val="left" w:pos="1255"/>
        </w:tabs>
        <w:spacing w:line="360" w:lineRule="auto"/>
        <w:ind w:leftChars="0" w:firstLineChars="0" w:firstLine="0"/>
        <w:jc w:val="both"/>
        <w:rPr>
          <w:rFonts w:ascii="Times New Roman" w:hAnsi="Times New Roman" w:cs="Times New Roman"/>
          <w:sz w:val="24"/>
          <w:szCs w:val="24"/>
        </w:rPr>
      </w:pPr>
      <w:r w:rsidRPr="000F0168">
        <w:rPr>
          <w:rFonts w:ascii="Times New Roman" w:hAnsi="Times New Roman" w:cs="Times New Roman"/>
          <w:sz w:val="24"/>
          <w:szCs w:val="24"/>
        </w:rPr>
        <w:t>There is a background image in this with the appropriate Dark colour and coffee in it. The quotation is located on the image's shadow side.</w:t>
      </w:r>
    </w:p>
    <w:p w14:paraId="3B312D77" w14:textId="16A059DD" w:rsidR="00CF2152" w:rsidRDefault="00FB4DA1" w:rsidP="00FB4DA1">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0A43D17" wp14:editId="57C871F9">
            <wp:extent cx="4261757" cy="2393874"/>
            <wp:effectExtent l="0" t="0" r="5715" b="6985"/>
            <wp:docPr id="1000302652" name="Picture 6" descr="A computer screen shot of a cup of coff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2652" name="Picture 6" descr="A computer screen shot of a cup of coffe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560" cy="2429151"/>
                    </a:xfrm>
                    <a:prstGeom prst="rect">
                      <a:avLst/>
                    </a:prstGeom>
                  </pic:spPr>
                </pic:pic>
              </a:graphicData>
            </a:graphic>
          </wp:inline>
        </w:drawing>
      </w:r>
    </w:p>
    <w:p w14:paraId="2CB572AF" w14:textId="3C9A280A" w:rsidR="008407C0" w:rsidRDefault="00BF7551" w:rsidP="008407C0">
      <w:pPr>
        <w:tabs>
          <w:tab w:val="left" w:pos="1255"/>
        </w:tabs>
        <w:spacing w:line="360" w:lineRule="auto"/>
        <w:ind w:leftChars="0" w:firstLineChars="0" w:firstLine="0"/>
        <w:jc w:val="center"/>
        <w:rPr>
          <w:rFonts w:ascii="Times New Roman" w:hAnsi="Times New Roman" w:cs="Times New Roman"/>
          <w:sz w:val="24"/>
          <w:szCs w:val="24"/>
        </w:rPr>
      </w:pPr>
      <w:r>
        <w:rPr>
          <w:rFonts w:ascii="Times New Roman" w:hAnsi="Times New Roman" w:cs="Times New Roman"/>
          <w:sz w:val="24"/>
          <w:szCs w:val="24"/>
        </w:rPr>
        <w:t>Screenshot 3.2.1 Home Page</w:t>
      </w:r>
    </w:p>
    <w:p w14:paraId="2478312C" w14:textId="206A651B" w:rsidR="00FC1C84" w:rsidRPr="0022246C" w:rsidRDefault="00FC1C84" w:rsidP="00FC1C84">
      <w:pPr>
        <w:tabs>
          <w:tab w:val="left" w:pos="1255"/>
        </w:tabs>
        <w:spacing w:line="360" w:lineRule="auto"/>
        <w:ind w:leftChars="0" w:firstLineChars="0" w:firstLine="0"/>
        <w:jc w:val="both"/>
        <w:rPr>
          <w:rFonts w:ascii="Times New Roman" w:hAnsi="Times New Roman" w:cs="Times New Roman"/>
          <w:sz w:val="24"/>
          <w:szCs w:val="24"/>
        </w:rPr>
      </w:pPr>
      <w:r w:rsidRPr="000F0168">
        <w:rPr>
          <w:rFonts w:ascii="Times New Roman" w:hAnsi="Times New Roman" w:cs="Times New Roman"/>
          <w:sz w:val="24"/>
          <w:szCs w:val="24"/>
        </w:rPr>
        <w:t>Then, at the bottom, are some coffee-related facts and quotes.</w:t>
      </w:r>
      <w:r w:rsidRPr="0022246C">
        <w:t xml:space="preserve"> </w:t>
      </w:r>
      <w:r w:rsidRPr="0022246C">
        <w:rPr>
          <w:rFonts w:ascii="Times New Roman" w:hAnsi="Times New Roman" w:cs="Times New Roman"/>
          <w:sz w:val="24"/>
          <w:szCs w:val="24"/>
        </w:rPr>
        <w:t>With different fonts, it is in the page's centre. It is using the page in the right way. Then, below it, is a button for making a reservation for a table. this will take it to the page for booking a table.</w:t>
      </w:r>
    </w:p>
    <w:p w14:paraId="32031CA8" w14:textId="77777777" w:rsidR="00FC1C84" w:rsidRDefault="00FC1C84" w:rsidP="00FC1C84">
      <w:pPr>
        <w:tabs>
          <w:tab w:val="left" w:pos="1255"/>
        </w:tabs>
        <w:spacing w:line="360" w:lineRule="auto"/>
        <w:ind w:leftChars="0" w:left="0" w:firstLineChars="0" w:firstLine="0"/>
        <w:jc w:val="both"/>
        <w:rPr>
          <w:rFonts w:ascii="Times New Roman" w:hAnsi="Times New Roman" w:cs="Times New Roman"/>
          <w:sz w:val="24"/>
          <w:szCs w:val="24"/>
        </w:rPr>
      </w:pPr>
      <w:r w:rsidRPr="0022246C">
        <w:rPr>
          <w:rFonts w:ascii="Times New Roman" w:hAnsi="Times New Roman" w:cs="Times New Roman"/>
          <w:sz w:val="24"/>
          <w:szCs w:val="24"/>
        </w:rPr>
        <w:t xml:space="preserve">Book a table includes a fantastic café backdrop as well as the customers' names, emails, dates, and times. </w:t>
      </w:r>
      <w:proofErr w:type="gramStart"/>
      <w:r w:rsidRPr="0022246C">
        <w:rPr>
          <w:rFonts w:ascii="Times New Roman" w:hAnsi="Times New Roman" w:cs="Times New Roman"/>
          <w:sz w:val="24"/>
          <w:szCs w:val="24"/>
        </w:rPr>
        <w:t>in order for</w:t>
      </w:r>
      <w:proofErr w:type="gramEnd"/>
      <w:r w:rsidRPr="0022246C">
        <w:rPr>
          <w:rFonts w:ascii="Times New Roman" w:hAnsi="Times New Roman" w:cs="Times New Roman"/>
          <w:sz w:val="24"/>
          <w:szCs w:val="24"/>
        </w:rPr>
        <w:t xml:space="preserve"> the consumer to reserve a table. so that they can sit at the reserved table when they arrive. so that they won't have to wait if the cafe is completely booked.</w:t>
      </w:r>
    </w:p>
    <w:p w14:paraId="7B6D406C" w14:textId="77777777" w:rsidR="0036442F" w:rsidRDefault="00FC1C84" w:rsidP="0036442F">
      <w:pPr>
        <w:keepNext/>
        <w:tabs>
          <w:tab w:val="left" w:pos="1255"/>
        </w:tabs>
        <w:spacing w:line="360" w:lineRule="auto"/>
        <w:ind w:leftChars="0" w:left="0" w:firstLineChars="0" w:firstLine="0"/>
        <w:jc w:val="center"/>
      </w:pPr>
      <w:r>
        <w:rPr>
          <w:rFonts w:ascii="Times New Roman" w:hAnsi="Times New Roman" w:cs="Times New Roman"/>
          <w:noProof/>
          <w:sz w:val="24"/>
          <w:szCs w:val="24"/>
          <w14:ligatures w14:val="standardContextual"/>
        </w:rPr>
        <w:lastRenderedPageBreak/>
        <w:drawing>
          <wp:inline distT="0" distB="0" distL="0" distR="0" wp14:anchorId="1FB0C787" wp14:editId="53C4D51F">
            <wp:extent cx="4185990" cy="2351315"/>
            <wp:effectExtent l="0" t="0" r="5080" b="0"/>
            <wp:docPr id="152571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9750" name="Picture 15257197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3131" cy="2355326"/>
                    </a:xfrm>
                    <a:prstGeom prst="rect">
                      <a:avLst/>
                    </a:prstGeom>
                  </pic:spPr>
                </pic:pic>
              </a:graphicData>
            </a:graphic>
          </wp:inline>
        </w:drawing>
      </w:r>
    </w:p>
    <w:p w14:paraId="31B7244F" w14:textId="5836B1D9" w:rsidR="00FC1C84" w:rsidRDefault="00662A66" w:rsidP="0036442F">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3.2.2 Book A Table</w:t>
      </w:r>
    </w:p>
    <w:p w14:paraId="5F603C90" w14:textId="160DFD32" w:rsidR="00CF2152" w:rsidRDefault="00FB4DA1"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Menu page</w:t>
      </w:r>
    </w:p>
    <w:p w14:paraId="347D671B" w14:textId="2B679259" w:rsidR="0053671A" w:rsidRPr="0053671A" w:rsidRDefault="0053671A" w:rsidP="0053671A">
      <w:pPr>
        <w:tabs>
          <w:tab w:val="left" w:pos="1255"/>
        </w:tabs>
        <w:spacing w:line="360" w:lineRule="auto"/>
        <w:ind w:leftChars="0" w:firstLineChars="0" w:firstLine="0"/>
        <w:jc w:val="both"/>
        <w:rPr>
          <w:rFonts w:ascii="Times New Roman" w:hAnsi="Times New Roman" w:cs="Times New Roman"/>
          <w:sz w:val="24"/>
          <w:szCs w:val="24"/>
        </w:rPr>
      </w:pPr>
      <w:r w:rsidRPr="0053671A">
        <w:rPr>
          <w:rFonts w:ascii="Times New Roman" w:hAnsi="Times New Roman" w:cs="Times New Roman"/>
          <w:sz w:val="24"/>
          <w:szCs w:val="24"/>
        </w:rPr>
        <w:t xml:space="preserve">We have a simple background image of a coffee on our website. This makes the background appear </w:t>
      </w:r>
      <w:r w:rsidR="00FB3CB5" w:rsidRPr="0053671A">
        <w:rPr>
          <w:rFonts w:ascii="Times New Roman" w:hAnsi="Times New Roman" w:cs="Times New Roman"/>
          <w:sz w:val="24"/>
          <w:szCs w:val="24"/>
        </w:rPr>
        <w:t>more appealing and simpler</w:t>
      </w:r>
      <w:r w:rsidRPr="0053671A">
        <w:rPr>
          <w:rFonts w:ascii="Times New Roman" w:hAnsi="Times New Roman" w:cs="Times New Roman"/>
          <w:sz w:val="24"/>
          <w:szCs w:val="24"/>
        </w:rPr>
        <w:t>. The search bar is then located in the upper right corner, where we may type in the type of menu we wish to add to our cart. The heading is "Menu of Coffee Shop" after that.</w:t>
      </w:r>
    </w:p>
    <w:p w14:paraId="1697400B" w14:textId="3F663D2B" w:rsidR="00FB4DA1" w:rsidRDefault="0053671A" w:rsidP="0053671A">
      <w:pPr>
        <w:tabs>
          <w:tab w:val="left" w:pos="1255"/>
        </w:tabs>
        <w:spacing w:line="360" w:lineRule="auto"/>
        <w:ind w:leftChars="0" w:left="0" w:firstLineChars="0" w:firstLine="0"/>
        <w:jc w:val="both"/>
        <w:rPr>
          <w:rFonts w:ascii="Times New Roman" w:hAnsi="Times New Roman" w:cs="Times New Roman"/>
          <w:sz w:val="24"/>
          <w:szCs w:val="24"/>
        </w:rPr>
      </w:pPr>
      <w:r w:rsidRPr="0053671A">
        <w:rPr>
          <w:rFonts w:ascii="Times New Roman" w:hAnsi="Times New Roman" w:cs="Times New Roman"/>
          <w:sz w:val="24"/>
          <w:szCs w:val="24"/>
        </w:rPr>
        <w:t>On this page's menu, we've included various coffee varieties along with their unique names and the dollar amount they would cost in our shop. We created a grid for the coffee image thumbnails, and at the bottom, in blue, are the coffee's name and price, which are displayed in white.</w:t>
      </w:r>
      <w:r w:rsidR="00FB3CB5">
        <w:rPr>
          <w:rFonts w:ascii="Times New Roman" w:hAnsi="Times New Roman" w:cs="Times New Roman"/>
          <w:sz w:val="24"/>
          <w:szCs w:val="24"/>
        </w:rPr>
        <w:t xml:space="preserve"> </w:t>
      </w:r>
      <w:r w:rsidRPr="0053671A">
        <w:rPr>
          <w:rFonts w:ascii="Times New Roman" w:hAnsi="Times New Roman" w:cs="Times New Roman"/>
          <w:sz w:val="24"/>
          <w:szCs w:val="24"/>
        </w:rPr>
        <w:t>The CSS manages the entire mechanism.</w:t>
      </w:r>
    </w:p>
    <w:p w14:paraId="3843AB61" w14:textId="41A67334" w:rsidR="00E067FF" w:rsidRDefault="00E067FF" w:rsidP="0053671A">
      <w:pPr>
        <w:tabs>
          <w:tab w:val="left" w:pos="1255"/>
        </w:tabs>
        <w:spacing w:line="360" w:lineRule="auto"/>
        <w:ind w:leftChars="0" w:left="0" w:firstLineChars="0" w:firstLine="0"/>
        <w:jc w:val="both"/>
        <w:rPr>
          <w:rFonts w:ascii="Times New Roman" w:hAnsi="Times New Roman" w:cs="Times New Roman"/>
          <w:sz w:val="24"/>
          <w:szCs w:val="24"/>
        </w:rPr>
      </w:pPr>
      <w:r w:rsidRPr="00E067FF">
        <w:rPr>
          <w:rFonts w:ascii="Times New Roman" w:hAnsi="Times New Roman" w:cs="Times New Roman"/>
          <w:sz w:val="24"/>
          <w:szCs w:val="24"/>
        </w:rPr>
        <w:t>The back button on it also serves as an indirect referral to the home page.</w:t>
      </w:r>
    </w:p>
    <w:p w14:paraId="3907F78F" w14:textId="77777777" w:rsidR="00FB4DA1" w:rsidRDefault="00FB4DA1" w:rsidP="00D45AAB">
      <w:pPr>
        <w:tabs>
          <w:tab w:val="left" w:pos="1255"/>
        </w:tabs>
        <w:spacing w:line="360" w:lineRule="auto"/>
        <w:ind w:leftChars="0" w:left="0" w:firstLineChars="0" w:firstLine="0"/>
        <w:jc w:val="both"/>
        <w:rPr>
          <w:rFonts w:ascii="Times New Roman" w:hAnsi="Times New Roman" w:cs="Times New Roman"/>
          <w:sz w:val="24"/>
          <w:szCs w:val="24"/>
        </w:rPr>
      </w:pPr>
    </w:p>
    <w:p w14:paraId="5862D0CE" w14:textId="6C16013A" w:rsidR="00FB4DA1" w:rsidRDefault="00FB4DA1" w:rsidP="00FB4DA1">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233A019D" wp14:editId="4910FE68">
            <wp:extent cx="4539343" cy="2549797"/>
            <wp:effectExtent l="0" t="0" r="0" b="3175"/>
            <wp:docPr id="52024122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1223" name="Picture 7"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6789" cy="2553979"/>
                    </a:xfrm>
                    <a:prstGeom prst="rect">
                      <a:avLst/>
                    </a:prstGeom>
                  </pic:spPr>
                </pic:pic>
              </a:graphicData>
            </a:graphic>
          </wp:inline>
        </w:drawing>
      </w:r>
    </w:p>
    <w:p w14:paraId="6D24A9C3" w14:textId="79BB90FB" w:rsidR="00662A66" w:rsidRDefault="00EE5621" w:rsidP="00EE5621">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3.2.3 Menu Page</w:t>
      </w:r>
    </w:p>
    <w:p w14:paraId="01809AE2" w14:textId="4551C5F9" w:rsidR="00FB4DA1" w:rsidRDefault="00FB4DA1" w:rsidP="00D45AAB">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Gallery Page</w:t>
      </w:r>
    </w:p>
    <w:p w14:paraId="6D45A8F4" w14:textId="77777777" w:rsidR="00A63237" w:rsidRPr="00A63237" w:rsidRDefault="00A63237" w:rsidP="00A63237">
      <w:pPr>
        <w:tabs>
          <w:tab w:val="left" w:pos="1255"/>
        </w:tabs>
        <w:spacing w:line="360" w:lineRule="auto"/>
        <w:ind w:leftChars="0" w:firstLineChars="0" w:firstLine="0"/>
        <w:jc w:val="both"/>
        <w:rPr>
          <w:rFonts w:ascii="Times New Roman" w:hAnsi="Times New Roman" w:cs="Times New Roman"/>
          <w:sz w:val="24"/>
          <w:szCs w:val="24"/>
        </w:rPr>
      </w:pPr>
      <w:r w:rsidRPr="00A63237">
        <w:rPr>
          <w:rFonts w:ascii="Times New Roman" w:hAnsi="Times New Roman" w:cs="Times New Roman"/>
          <w:sz w:val="24"/>
          <w:szCs w:val="24"/>
        </w:rPr>
        <w:t>The shop's gallery is characterised with several photographs of coffee along with their names, and the gallery's headline uses two different colour names. There are numerous varieties of coffee, each with a name. The page's background is not an image, but rather a wonderful colour combination. It makes the page appear more appealing.</w:t>
      </w:r>
    </w:p>
    <w:p w14:paraId="246F83DE" w14:textId="77777777" w:rsidR="00A63237" w:rsidRPr="00A63237" w:rsidRDefault="00A63237" w:rsidP="00A63237">
      <w:pPr>
        <w:tabs>
          <w:tab w:val="left" w:pos="1255"/>
        </w:tabs>
        <w:spacing w:line="360" w:lineRule="auto"/>
        <w:ind w:leftChars="0" w:firstLineChars="0" w:firstLine="0"/>
        <w:jc w:val="both"/>
        <w:rPr>
          <w:rFonts w:ascii="Times New Roman" w:hAnsi="Times New Roman" w:cs="Times New Roman"/>
          <w:sz w:val="24"/>
          <w:szCs w:val="24"/>
        </w:rPr>
      </w:pPr>
      <w:r w:rsidRPr="00A63237">
        <w:rPr>
          <w:rFonts w:ascii="Times New Roman" w:hAnsi="Times New Roman" w:cs="Times New Roman"/>
          <w:sz w:val="24"/>
          <w:szCs w:val="24"/>
        </w:rPr>
        <w:t>There are several varieties of coffee that are particularly well-liked at certain cafes. Images of coffee are captured and placed in a grid with the name of the specific coffee at the bottom.</w:t>
      </w:r>
    </w:p>
    <w:p w14:paraId="79966F8E" w14:textId="652297F7" w:rsidR="00FB4DA1" w:rsidRDefault="00A63237" w:rsidP="00A63237">
      <w:pPr>
        <w:tabs>
          <w:tab w:val="left" w:pos="1255"/>
        </w:tabs>
        <w:spacing w:line="360" w:lineRule="auto"/>
        <w:ind w:leftChars="0" w:left="0" w:firstLineChars="0" w:firstLine="0"/>
        <w:jc w:val="both"/>
        <w:rPr>
          <w:rFonts w:ascii="Times New Roman" w:hAnsi="Times New Roman" w:cs="Times New Roman"/>
          <w:sz w:val="24"/>
          <w:szCs w:val="24"/>
        </w:rPr>
      </w:pPr>
      <w:r w:rsidRPr="00A63237">
        <w:rPr>
          <w:rFonts w:ascii="Times New Roman" w:hAnsi="Times New Roman" w:cs="Times New Roman"/>
          <w:sz w:val="24"/>
          <w:szCs w:val="24"/>
        </w:rPr>
        <w:t>Additionally, there is a back button at the bottom of the page that will take you to the homepage.</w:t>
      </w:r>
    </w:p>
    <w:p w14:paraId="490A69A1" w14:textId="715F6486" w:rsidR="00FB4DA1" w:rsidRDefault="00FB4DA1" w:rsidP="00B01D1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A9A2CE6" wp14:editId="3BBDC122">
            <wp:extent cx="4087586" cy="2296040"/>
            <wp:effectExtent l="0" t="0" r="8255" b="9525"/>
            <wp:docPr id="757768353"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353" name="Picture 10"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7586" cy="2296040"/>
                    </a:xfrm>
                    <a:prstGeom prst="rect">
                      <a:avLst/>
                    </a:prstGeom>
                  </pic:spPr>
                </pic:pic>
              </a:graphicData>
            </a:graphic>
          </wp:inline>
        </w:drawing>
      </w:r>
    </w:p>
    <w:p w14:paraId="7B4085FF" w14:textId="74F260B4" w:rsidR="00821A90" w:rsidRDefault="00A2074A" w:rsidP="00B01D1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lastRenderedPageBreak/>
        <w:t>Screenshot 3.2.4a Gallery page</w:t>
      </w:r>
    </w:p>
    <w:p w14:paraId="7693C6E3" w14:textId="45DD3053" w:rsidR="00FB4DA1" w:rsidRDefault="00FB4DA1" w:rsidP="000701D3">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193B69E" wp14:editId="18557F88">
            <wp:extent cx="4136571" cy="2323555"/>
            <wp:effectExtent l="0" t="0" r="0" b="635"/>
            <wp:docPr id="656629997"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29997" name="Picture 1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1607" cy="2343235"/>
                    </a:xfrm>
                    <a:prstGeom prst="rect">
                      <a:avLst/>
                    </a:prstGeom>
                  </pic:spPr>
                </pic:pic>
              </a:graphicData>
            </a:graphic>
          </wp:inline>
        </w:drawing>
      </w:r>
    </w:p>
    <w:p w14:paraId="5EC18234" w14:textId="21F9D76D" w:rsidR="00A2074A" w:rsidRDefault="00A2074A" w:rsidP="00A2074A">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3.2.4b Gallery page</w:t>
      </w:r>
    </w:p>
    <w:p w14:paraId="5AC9825E" w14:textId="52A7AAE6" w:rsidR="00FB4DA1" w:rsidRDefault="00B01D1B"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Contact Page</w:t>
      </w:r>
    </w:p>
    <w:p w14:paraId="0493230B" w14:textId="73A06F06" w:rsidR="00FB4DA1" w:rsidRDefault="00B01D1B" w:rsidP="00B01D1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809FAC2" wp14:editId="11E5C7AF">
            <wp:extent cx="4118159" cy="2313214"/>
            <wp:effectExtent l="0" t="0" r="0" b="0"/>
            <wp:docPr id="1495654268"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4268" name="Picture 1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4653" cy="2339330"/>
                    </a:xfrm>
                    <a:prstGeom prst="rect">
                      <a:avLst/>
                    </a:prstGeom>
                  </pic:spPr>
                </pic:pic>
              </a:graphicData>
            </a:graphic>
          </wp:inline>
        </w:drawing>
      </w:r>
    </w:p>
    <w:p w14:paraId="3E2EC758" w14:textId="0374D2A5" w:rsidR="00A2074A" w:rsidRDefault="00A2074A" w:rsidP="00A2074A">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3.2.5 Contact page</w:t>
      </w:r>
    </w:p>
    <w:p w14:paraId="684DEEC8" w14:textId="78D6BF18" w:rsidR="00FB4DA1" w:rsidRDefault="00FB4DA1" w:rsidP="000701D3">
      <w:pPr>
        <w:tabs>
          <w:tab w:val="left" w:pos="1255"/>
        </w:tabs>
        <w:spacing w:line="360" w:lineRule="auto"/>
        <w:ind w:leftChars="0" w:left="0" w:firstLineChars="0" w:firstLine="0"/>
        <w:jc w:val="center"/>
        <w:rPr>
          <w:rFonts w:ascii="Times New Roman" w:hAnsi="Times New Roman" w:cs="Times New Roman"/>
          <w:sz w:val="24"/>
          <w:szCs w:val="24"/>
        </w:rPr>
      </w:pPr>
    </w:p>
    <w:p w14:paraId="7EAF4031" w14:textId="1599ACED" w:rsidR="00FB4DA1" w:rsidRDefault="008448A0"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About Us Page</w:t>
      </w:r>
    </w:p>
    <w:p w14:paraId="2F11CA26" w14:textId="66C70BF0" w:rsidR="00EA2D78" w:rsidRPr="00EA2D78" w:rsidRDefault="00EA2D78" w:rsidP="00EA2D78">
      <w:pPr>
        <w:tabs>
          <w:tab w:val="left" w:pos="1255"/>
        </w:tabs>
        <w:spacing w:line="360" w:lineRule="auto"/>
        <w:ind w:leftChars="0" w:firstLineChars="0" w:firstLine="0"/>
        <w:jc w:val="both"/>
        <w:rPr>
          <w:rFonts w:ascii="Times New Roman" w:hAnsi="Times New Roman" w:cs="Times New Roman"/>
          <w:sz w:val="24"/>
          <w:szCs w:val="24"/>
        </w:rPr>
      </w:pPr>
      <w:r w:rsidRPr="00EA2D78">
        <w:rPr>
          <w:rFonts w:ascii="Times New Roman" w:hAnsi="Times New Roman" w:cs="Times New Roman"/>
          <w:sz w:val="24"/>
          <w:szCs w:val="24"/>
        </w:rPr>
        <w:t>The read colour creates the headline for the "about us" page.</w:t>
      </w:r>
      <w:r w:rsidR="00981171">
        <w:rPr>
          <w:rFonts w:ascii="Times New Roman" w:hAnsi="Times New Roman" w:cs="Times New Roman"/>
          <w:sz w:val="24"/>
          <w:szCs w:val="24"/>
        </w:rPr>
        <w:t xml:space="preserve"> </w:t>
      </w:r>
      <w:r w:rsidRPr="00EA2D78">
        <w:rPr>
          <w:rFonts w:ascii="Times New Roman" w:hAnsi="Times New Roman" w:cs="Times New Roman"/>
          <w:sz w:val="24"/>
          <w:szCs w:val="24"/>
        </w:rPr>
        <w:t>The little quote that follows also adds to the page's appeal. When we click on or place our pointer in the image at the bottom, it grows thanks to CSS.</w:t>
      </w:r>
    </w:p>
    <w:p w14:paraId="7552A07A" w14:textId="14455B6F" w:rsidR="00B548DD" w:rsidRPr="00B548DD" w:rsidRDefault="00EA2D78" w:rsidP="00B548DD">
      <w:pPr>
        <w:tabs>
          <w:tab w:val="left" w:pos="1255"/>
        </w:tabs>
        <w:spacing w:line="360" w:lineRule="auto"/>
        <w:ind w:leftChars="0" w:firstLineChars="0" w:firstLine="0"/>
        <w:jc w:val="both"/>
        <w:rPr>
          <w:rFonts w:ascii="Times New Roman" w:hAnsi="Times New Roman" w:cs="Times New Roman"/>
          <w:sz w:val="24"/>
          <w:szCs w:val="24"/>
        </w:rPr>
      </w:pPr>
      <w:r w:rsidRPr="00EA2D78">
        <w:rPr>
          <w:rFonts w:ascii="Times New Roman" w:hAnsi="Times New Roman" w:cs="Times New Roman"/>
          <w:sz w:val="24"/>
          <w:szCs w:val="24"/>
        </w:rPr>
        <w:lastRenderedPageBreak/>
        <w:t>Information about our cafe is written on the right side. It has specific writing in the colour pink. The CSS also performs it. There is a read more button at the bottom of that paragraph, which suggests we can get more information about our cafe there. There is a read more option available for those who want to learn more about the cafe.</w:t>
      </w:r>
      <w:r w:rsidR="00B548DD" w:rsidRPr="00B548DD">
        <w:t xml:space="preserve"> </w:t>
      </w:r>
      <w:r w:rsidR="00B548DD" w:rsidRPr="00B548DD">
        <w:rPr>
          <w:rFonts w:ascii="Times New Roman" w:hAnsi="Times New Roman" w:cs="Times New Roman"/>
          <w:sz w:val="24"/>
          <w:szCs w:val="24"/>
        </w:rPr>
        <w:t>Although this button was made using CSS, Java Script handled the information at its read more.</w:t>
      </w:r>
    </w:p>
    <w:p w14:paraId="6E930D52" w14:textId="7DE34E72" w:rsidR="00EA2D78" w:rsidRDefault="00B548DD" w:rsidP="00B548DD">
      <w:pPr>
        <w:tabs>
          <w:tab w:val="left" w:pos="1255"/>
        </w:tabs>
        <w:spacing w:line="360" w:lineRule="auto"/>
        <w:ind w:leftChars="0" w:left="0" w:firstLineChars="0" w:firstLine="0"/>
        <w:jc w:val="both"/>
        <w:rPr>
          <w:rFonts w:ascii="Times New Roman" w:hAnsi="Times New Roman" w:cs="Times New Roman"/>
          <w:sz w:val="24"/>
          <w:szCs w:val="24"/>
        </w:rPr>
      </w:pPr>
      <w:r w:rsidRPr="00B548DD">
        <w:rPr>
          <w:rFonts w:ascii="Times New Roman" w:hAnsi="Times New Roman" w:cs="Times New Roman"/>
          <w:sz w:val="24"/>
          <w:szCs w:val="24"/>
        </w:rPr>
        <w:t>The back button on it also serves as an indirect referral to the home page.</w:t>
      </w:r>
      <w:r w:rsidR="00981171">
        <w:rPr>
          <w:rFonts w:ascii="Times New Roman" w:hAnsi="Times New Roman" w:cs="Times New Roman"/>
          <w:sz w:val="24"/>
          <w:szCs w:val="24"/>
        </w:rPr>
        <w:t xml:space="preserve">  </w:t>
      </w:r>
    </w:p>
    <w:p w14:paraId="64433047" w14:textId="64D624A6" w:rsidR="008448A0" w:rsidRDefault="008448A0" w:rsidP="000701D3">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648CF92" wp14:editId="21C4887E">
            <wp:extent cx="4147457" cy="2329671"/>
            <wp:effectExtent l="0" t="0" r="5715" b="0"/>
            <wp:docPr id="18480667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6727"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2507" cy="2343742"/>
                    </a:xfrm>
                    <a:prstGeom prst="rect">
                      <a:avLst/>
                    </a:prstGeom>
                  </pic:spPr>
                </pic:pic>
              </a:graphicData>
            </a:graphic>
          </wp:inline>
        </w:drawing>
      </w:r>
    </w:p>
    <w:p w14:paraId="69B2A896" w14:textId="727E9CE3" w:rsidR="0061585B" w:rsidRDefault="0061585B" w:rsidP="0061585B">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3.2.6 About us page</w:t>
      </w:r>
    </w:p>
    <w:p w14:paraId="1C3D1C47" w14:textId="77777777" w:rsidR="0061585B" w:rsidRDefault="0061585B" w:rsidP="0061585B">
      <w:pPr>
        <w:tabs>
          <w:tab w:val="left" w:pos="1255"/>
        </w:tabs>
        <w:spacing w:line="360" w:lineRule="auto"/>
        <w:ind w:leftChars="0" w:left="0" w:firstLineChars="0" w:firstLine="0"/>
        <w:jc w:val="center"/>
        <w:rPr>
          <w:rFonts w:ascii="Times New Roman" w:hAnsi="Times New Roman" w:cs="Times New Roman"/>
          <w:sz w:val="24"/>
          <w:szCs w:val="24"/>
        </w:rPr>
      </w:pPr>
    </w:p>
    <w:p w14:paraId="39FCAB11" w14:textId="26C361B6" w:rsidR="008448A0" w:rsidRDefault="008448A0"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Blog Page</w:t>
      </w:r>
    </w:p>
    <w:p w14:paraId="63AD7537" w14:textId="77777777" w:rsidR="00C4435C" w:rsidRPr="00C4435C" w:rsidRDefault="00C4435C" w:rsidP="00C4435C">
      <w:pPr>
        <w:tabs>
          <w:tab w:val="left" w:pos="1255"/>
        </w:tabs>
        <w:spacing w:line="360" w:lineRule="auto"/>
        <w:ind w:leftChars="0" w:firstLineChars="0" w:firstLine="0"/>
        <w:jc w:val="both"/>
        <w:rPr>
          <w:rFonts w:ascii="Times New Roman" w:hAnsi="Times New Roman" w:cs="Times New Roman"/>
          <w:sz w:val="24"/>
          <w:szCs w:val="24"/>
        </w:rPr>
      </w:pPr>
      <w:r w:rsidRPr="00C4435C">
        <w:rPr>
          <w:rFonts w:ascii="Times New Roman" w:hAnsi="Times New Roman" w:cs="Times New Roman"/>
          <w:sz w:val="24"/>
          <w:szCs w:val="24"/>
        </w:rPr>
        <w:t>Here are some blogs that people have written about our cafe or even about coffee. It was produced using HTML. The HTML for the Heading is used. Then on the negative side, there are informational photo grids.</w:t>
      </w:r>
    </w:p>
    <w:p w14:paraId="1076A3E9" w14:textId="3CE37D41" w:rsidR="00C4435C" w:rsidRPr="00C4435C" w:rsidRDefault="00C4435C" w:rsidP="00C4435C">
      <w:pPr>
        <w:tabs>
          <w:tab w:val="left" w:pos="1255"/>
        </w:tabs>
        <w:spacing w:line="360" w:lineRule="auto"/>
        <w:ind w:leftChars="0" w:firstLineChars="0" w:firstLine="0"/>
        <w:jc w:val="both"/>
        <w:rPr>
          <w:rFonts w:ascii="Times New Roman" w:hAnsi="Times New Roman" w:cs="Times New Roman"/>
          <w:sz w:val="24"/>
          <w:szCs w:val="24"/>
        </w:rPr>
      </w:pPr>
      <w:r w:rsidRPr="00C4435C">
        <w:rPr>
          <w:rFonts w:ascii="Times New Roman" w:hAnsi="Times New Roman" w:cs="Times New Roman"/>
          <w:sz w:val="24"/>
          <w:szCs w:val="24"/>
        </w:rPr>
        <w:t>35% of the grids are devoted to photographs and 65% to content. There are dates, which also indicate when a specific blog was written. It is a fantastic HTML and CSS mix.</w:t>
      </w:r>
    </w:p>
    <w:p w14:paraId="3E1D0835" w14:textId="327AEED2" w:rsidR="00C4435C" w:rsidRDefault="00C4435C" w:rsidP="00C4435C">
      <w:pPr>
        <w:tabs>
          <w:tab w:val="left" w:pos="1255"/>
        </w:tabs>
        <w:spacing w:line="360" w:lineRule="auto"/>
        <w:ind w:leftChars="0" w:left="0" w:firstLineChars="0" w:firstLine="0"/>
        <w:jc w:val="both"/>
        <w:rPr>
          <w:rFonts w:ascii="Times New Roman" w:hAnsi="Times New Roman" w:cs="Times New Roman"/>
          <w:sz w:val="24"/>
          <w:szCs w:val="24"/>
        </w:rPr>
      </w:pPr>
      <w:r w:rsidRPr="00C4435C">
        <w:rPr>
          <w:rFonts w:ascii="Times New Roman" w:hAnsi="Times New Roman" w:cs="Times New Roman"/>
          <w:sz w:val="24"/>
          <w:szCs w:val="24"/>
        </w:rPr>
        <w:t>The back button on it also serves as an indirect referral to the home page.</w:t>
      </w:r>
    </w:p>
    <w:p w14:paraId="76668295" w14:textId="77777777" w:rsidR="008448A0" w:rsidRDefault="008448A0" w:rsidP="006E476C">
      <w:pPr>
        <w:tabs>
          <w:tab w:val="left" w:pos="1255"/>
        </w:tabs>
        <w:spacing w:line="360" w:lineRule="auto"/>
        <w:ind w:leftChars="0" w:left="0" w:firstLineChars="0" w:firstLine="0"/>
        <w:jc w:val="both"/>
        <w:rPr>
          <w:rFonts w:ascii="Times New Roman" w:hAnsi="Times New Roman" w:cs="Times New Roman"/>
          <w:sz w:val="24"/>
          <w:szCs w:val="24"/>
        </w:rPr>
      </w:pPr>
    </w:p>
    <w:p w14:paraId="58923C8D" w14:textId="4A21FBD1" w:rsidR="008448A0" w:rsidRDefault="008448A0" w:rsidP="000701D3">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14C655D3" wp14:editId="49B29AC0">
            <wp:extent cx="4040641" cy="2269672"/>
            <wp:effectExtent l="0" t="0" r="0" b="0"/>
            <wp:docPr id="14597852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521"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7815" cy="2279319"/>
                    </a:xfrm>
                    <a:prstGeom prst="rect">
                      <a:avLst/>
                    </a:prstGeom>
                  </pic:spPr>
                </pic:pic>
              </a:graphicData>
            </a:graphic>
          </wp:inline>
        </w:drawing>
      </w:r>
    </w:p>
    <w:p w14:paraId="00AC721F" w14:textId="2AF66D2D" w:rsidR="009067EF" w:rsidRDefault="009067EF" w:rsidP="009067EF">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3.2.7 Blog page</w:t>
      </w:r>
    </w:p>
    <w:p w14:paraId="251A943E" w14:textId="243E8B44" w:rsidR="006E476C" w:rsidRDefault="006E476C"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Login Page</w:t>
      </w:r>
    </w:p>
    <w:p w14:paraId="65A40AAD" w14:textId="77777777" w:rsidR="00864AE8" w:rsidRPr="00864AE8" w:rsidRDefault="00864AE8" w:rsidP="00864AE8">
      <w:pPr>
        <w:tabs>
          <w:tab w:val="left" w:pos="1255"/>
        </w:tabs>
        <w:spacing w:line="360" w:lineRule="auto"/>
        <w:ind w:leftChars="0" w:firstLineChars="0" w:firstLine="0"/>
        <w:jc w:val="both"/>
        <w:rPr>
          <w:rFonts w:ascii="Times New Roman" w:hAnsi="Times New Roman" w:cs="Times New Roman"/>
          <w:sz w:val="24"/>
          <w:szCs w:val="24"/>
        </w:rPr>
      </w:pPr>
      <w:r w:rsidRPr="00864AE8">
        <w:rPr>
          <w:rFonts w:ascii="Times New Roman" w:hAnsi="Times New Roman" w:cs="Times New Roman"/>
          <w:sz w:val="24"/>
          <w:szCs w:val="24"/>
        </w:rPr>
        <w:t>The login page on our website is created. so that the user or customer can access our website in a nice manner. You must enter your email address and password (not your mail password) on the login page before clicking the "Sign In" button. If you already have an account on our website but can't remember your password, there is also the option of forgetting the password.</w:t>
      </w:r>
    </w:p>
    <w:p w14:paraId="17F1CD37" w14:textId="613A6A1C" w:rsidR="00654C4F" w:rsidRDefault="00864AE8" w:rsidP="00864AE8">
      <w:pPr>
        <w:tabs>
          <w:tab w:val="left" w:pos="1255"/>
        </w:tabs>
        <w:spacing w:line="360" w:lineRule="auto"/>
        <w:ind w:leftChars="0" w:left="0" w:firstLineChars="0" w:firstLine="0"/>
        <w:jc w:val="both"/>
        <w:rPr>
          <w:rFonts w:ascii="Times New Roman" w:hAnsi="Times New Roman" w:cs="Times New Roman"/>
          <w:sz w:val="24"/>
          <w:szCs w:val="24"/>
        </w:rPr>
      </w:pPr>
      <w:r w:rsidRPr="00864AE8">
        <w:rPr>
          <w:rFonts w:ascii="Times New Roman" w:hAnsi="Times New Roman" w:cs="Times New Roman"/>
          <w:sz w:val="24"/>
          <w:szCs w:val="24"/>
        </w:rPr>
        <w:t>In contrast, those wishing to log into our website will receive a brief and straightforward greeting. It improves the aesthetics of the page.</w:t>
      </w:r>
    </w:p>
    <w:p w14:paraId="4648E08E" w14:textId="77777777" w:rsidR="006E476C" w:rsidRDefault="006E476C" w:rsidP="006E476C">
      <w:pPr>
        <w:tabs>
          <w:tab w:val="left" w:pos="1255"/>
        </w:tabs>
        <w:spacing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 xml:space="preserve">Login Diagram </w:t>
      </w:r>
    </w:p>
    <w:p w14:paraId="28A962DF" w14:textId="2F2E47EA" w:rsidR="00650C53" w:rsidRDefault="006E476C" w:rsidP="006E476C">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CEE73DB" wp14:editId="64BDE038">
            <wp:extent cx="3943744" cy="2215243"/>
            <wp:effectExtent l="0" t="0" r="0" b="0"/>
            <wp:docPr id="16147869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6975" name="Picture 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6490" cy="2233637"/>
                    </a:xfrm>
                    <a:prstGeom prst="rect">
                      <a:avLst/>
                    </a:prstGeom>
                  </pic:spPr>
                </pic:pic>
              </a:graphicData>
            </a:graphic>
          </wp:inline>
        </w:drawing>
      </w:r>
    </w:p>
    <w:p w14:paraId="775B66EB" w14:textId="3602B837" w:rsidR="009067EF" w:rsidRDefault="009067EF" w:rsidP="009067EF">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Screenshot 3.2.8 Login page</w:t>
      </w:r>
    </w:p>
    <w:p w14:paraId="66E01AD5" w14:textId="77777777" w:rsidR="00E933D5" w:rsidRDefault="00D95315" w:rsidP="00E933D5">
      <w:pPr>
        <w:tabs>
          <w:tab w:val="left" w:pos="1255"/>
        </w:tabs>
        <w:spacing w:line="360" w:lineRule="auto"/>
        <w:ind w:leftChars="0" w:left="0" w:firstLineChars="0" w:firstLine="0"/>
        <w:rPr>
          <w:rFonts w:ascii="Times New Roman" w:hAnsi="Times New Roman" w:cs="Times New Roman"/>
          <w:sz w:val="24"/>
          <w:szCs w:val="24"/>
        </w:rPr>
      </w:pPr>
      <w:r>
        <w:rPr>
          <w:rFonts w:ascii="Times New Roman" w:hAnsi="Times New Roman" w:cs="Times New Roman"/>
          <w:sz w:val="24"/>
          <w:szCs w:val="24"/>
        </w:rPr>
        <w:lastRenderedPageBreak/>
        <w:t>Flowchart</w:t>
      </w:r>
      <w:r w:rsidR="00E933D5">
        <w:rPr>
          <w:rFonts w:ascii="Times New Roman" w:hAnsi="Times New Roman" w:cs="Times New Roman"/>
          <w:sz w:val="24"/>
          <w:szCs w:val="24"/>
        </w:rPr>
        <w:t xml:space="preserve">       </w:t>
      </w:r>
    </w:p>
    <w:p w14:paraId="79E96622" w14:textId="7E679585" w:rsidR="00650C53" w:rsidRDefault="00D95315" w:rsidP="00E933D5">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13CDAA2" wp14:editId="6EABB925">
            <wp:extent cx="3601420" cy="2835729"/>
            <wp:effectExtent l="0" t="0" r="0" b="3175"/>
            <wp:docPr id="47336054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60546" name="Graphic 473360546"/>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612633" cy="2844558"/>
                    </a:xfrm>
                    <a:prstGeom prst="rect">
                      <a:avLst/>
                    </a:prstGeom>
                  </pic:spPr>
                </pic:pic>
              </a:graphicData>
            </a:graphic>
          </wp:inline>
        </w:drawing>
      </w:r>
    </w:p>
    <w:p w14:paraId="41B66571" w14:textId="601773D8" w:rsidR="009067EF" w:rsidRDefault="009067EF" w:rsidP="00E933D5">
      <w:pPr>
        <w:tabs>
          <w:tab w:val="left" w:pos="1255"/>
        </w:tabs>
        <w:spacing w:line="360" w:lineRule="auto"/>
        <w:ind w:leftChars="0" w:left="0" w:firstLineChars="0" w:firstLine="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3.2</w:t>
      </w:r>
      <w:r w:rsidR="003B34EA">
        <w:rPr>
          <w:rFonts w:ascii="Times New Roman" w:hAnsi="Times New Roman" w:cs="Times New Roman"/>
          <w:sz w:val="24"/>
          <w:szCs w:val="24"/>
        </w:rPr>
        <w:t>.1 :</w:t>
      </w:r>
      <w:proofErr w:type="gramEnd"/>
      <w:r w:rsidR="003B34EA">
        <w:rPr>
          <w:rFonts w:ascii="Times New Roman" w:hAnsi="Times New Roman" w:cs="Times New Roman"/>
          <w:sz w:val="24"/>
          <w:szCs w:val="24"/>
        </w:rPr>
        <w:t xml:space="preserve"> Flowchart</w:t>
      </w:r>
    </w:p>
    <w:p w14:paraId="3FFF2288" w14:textId="77777777" w:rsidR="00E933D5" w:rsidRDefault="00E933D5" w:rsidP="00E933D5">
      <w:pPr>
        <w:ind w:left="0" w:hanging="2"/>
        <w:rPr>
          <w:rFonts w:ascii="Times New Roman" w:hAnsi="Times New Roman" w:cs="Times New Roman"/>
          <w:sz w:val="24"/>
          <w:szCs w:val="24"/>
        </w:rPr>
      </w:pPr>
    </w:p>
    <w:p w14:paraId="5E172667" w14:textId="77777777" w:rsidR="00E933D5" w:rsidRDefault="00E933D5" w:rsidP="00E933D5">
      <w:pPr>
        <w:ind w:left="0" w:hanging="2"/>
        <w:rPr>
          <w:rFonts w:ascii="Times New Roman" w:hAnsi="Times New Roman" w:cs="Times New Roman"/>
          <w:sz w:val="24"/>
          <w:szCs w:val="24"/>
        </w:rPr>
      </w:pPr>
    </w:p>
    <w:p w14:paraId="6DDDA7C4" w14:textId="77777777" w:rsidR="00275F93" w:rsidRDefault="00275F93" w:rsidP="00E933D5">
      <w:pPr>
        <w:ind w:left="0" w:hanging="2"/>
        <w:rPr>
          <w:rFonts w:ascii="Times New Roman" w:hAnsi="Times New Roman" w:cs="Times New Roman"/>
          <w:sz w:val="24"/>
          <w:szCs w:val="24"/>
        </w:rPr>
      </w:pPr>
    </w:p>
    <w:p w14:paraId="405912B5" w14:textId="77777777" w:rsidR="00275F93" w:rsidRDefault="00275F93" w:rsidP="00E933D5">
      <w:pPr>
        <w:ind w:left="0" w:hanging="2"/>
        <w:rPr>
          <w:rFonts w:ascii="Times New Roman" w:hAnsi="Times New Roman" w:cs="Times New Roman"/>
          <w:sz w:val="24"/>
          <w:szCs w:val="24"/>
        </w:rPr>
      </w:pPr>
    </w:p>
    <w:p w14:paraId="1F539ED2" w14:textId="77777777" w:rsidR="00275F93" w:rsidRDefault="00275F93" w:rsidP="00E933D5">
      <w:pPr>
        <w:ind w:left="0" w:hanging="2"/>
        <w:rPr>
          <w:rFonts w:ascii="Times New Roman" w:hAnsi="Times New Roman" w:cs="Times New Roman"/>
          <w:sz w:val="24"/>
          <w:szCs w:val="24"/>
        </w:rPr>
      </w:pPr>
    </w:p>
    <w:p w14:paraId="438AE856" w14:textId="77777777" w:rsidR="00275F93" w:rsidRDefault="00275F93" w:rsidP="00E933D5">
      <w:pPr>
        <w:ind w:left="0" w:hanging="2"/>
        <w:rPr>
          <w:rFonts w:ascii="Times New Roman" w:hAnsi="Times New Roman" w:cs="Times New Roman"/>
          <w:sz w:val="24"/>
          <w:szCs w:val="24"/>
        </w:rPr>
      </w:pPr>
    </w:p>
    <w:p w14:paraId="7006E85F" w14:textId="77777777" w:rsidR="00275F93" w:rsidRDefault="00275F93" w:rsidP="00E933D5">
      <w:pPr>
        <w:ind w:left="0" w:hanging="2"/>
        <w:rPr>
          <w:rFonts w:ascii="Times New Roman" w:hAnsi="Times New Roman" w:cs="Times New Roman"/>
          <w:sz w:val="24"/>
          <w:szCs w:val="24"/>
        </w:rPr>
      </w:pPr>
    </w:p>
    <w:p w14:paraId="23870ACD" w14:textId="77777777" w:rsidR="00275F93" w:rsidRDefault="00275F93" w:rsidP="00E933D5">
      <w:pPr>
        <w:ind w:left="0" w:hanging="2"/>
        <w:rPr>
          <w:rFonts w:ascii="Times New Roman" w:hAnsi="Times New Roman" w:cs="Times New Roman"/>
          <w:sz w:val="24"/>
          <w:szCs w:val="24"/>
        </w:rPr>
      </w:pPr>
    </w:p>
    <w:p w14:paraId="7C97AE89" w14:textId="77777777" w:rsidR="00275F93" w:rsidRDefault="00275F93" w:rsidP="00E933D5">
      <w:pPr>
        <w:ind w:left="0" w:hanging="2"/>
        <w:rPr>
          <w:rFonts w:ascii="Times New Roman" w:hAnsi="Times New Roman" w:cs="Times New Roman"/>
          <w:sz w:val="24"/>
          <w:szCs w:val="24"/>
        </w:rPr>
      </w:pPr>
    </w:p>
    <w:p w14:paraId="117365B9" w14:textId="77777777" w:rsidR="00275F93" w:rsidRDefault="00275F93" w:rsidP="00E933D5">
      <w:pPr>
        <w:ind w:left="0" w:hanging="2"/>
        <w:rPr>
          <w:rFonts w:ascii="Times New Roman" w:hAnsi="Times New Roman" w:cs="Times New Roman"/>
          <w:sz w:val="24"/>
          <w:szCs w:val="24"/>
        </w:rPr>
      </w:pPr>
    </w:p>
    <w:p w14:paraId="377FC5F7" w14:textId="77777777" w:rsidR="00275F93" w:rsidRDefault="00275F93" w:rsidP="00E933D5">
      <w:pPr>
        <w:ind w:left="0" w:hanging="2"/>
        <w:rPr>
          <w:rFonts w:ascii="Times New Roman" w:hAnsi="Times New Roman" w:cs="Times New Roman"/>
          <w:sz w:val="24"/>
          <w:szCs w:val="24"/>
        </w:rPr>
      </w:pPr>
    </w:p>
    <w:p w14:paraId="441E9C3D" w14:textId="77777777" w:rsidR="00275F93" w:rsidRDefault="00275F93" w:rsidP="00E933D5">
      <w:pPr>
        <w:ind w:left="0" w:hanging="2"/>
        <w:rPr>
          <w:rFonts w:ascii="Times New Roman" w:hAnsi="Times New Roman" w:cs="Times New Roman"/>
          <w:sz w:val="24"/>
          <w:szCs w:val="24"/>
        </w:rPr>
      </w:pPr>
    </w:p>
    <w:p w14:paraId="228D662E" w14:textId="77777777" w:rsidR="00275F93" w:rsidRDefault="00275F93" w:rsidP="003B34EA">
      <w:pPr>
        <w:ind w:leftChars="0" w:left="0" w:firstLineChars="0" w:firstLine="0"/>
        <w:rPr>
          <w:rFonts w:ascii="Times New Roman" w:hAnsi="Times New Roman" w:cs="Times New Roman"/>
          <w:sz w:val="24"/>
          <w:szCs w:val="24"/>
        </w:rPr>
      </w:pPr>
    </w:p>
    <w:p w14:paraId="4079224C" w14:textId="7B433619" w:rsidR="00275F93" w:rsidRDefault="00CF6E91" w:rsidP="00CF6E91">
      <w:pPr>
        <w:ind w:left="1" w:hanging="3"/>
        <w:jc w:val="center"/>
        <w:rPr>
          <w:rFonts w:ascii="Times New Roman" w:hAnsi="Times New Roman" w:cs="Times New Roman"/>
          <w:b/>
          <w:bCs/>
          <w:sz w:val="28"/>
          <w:szCs w:val="28"/>
        </w:rPr>
      </w:pPr>
      <w:r>
        <w:rPr>
          <w:rFonts w:ascii="Times New Roman" w:hAnsi="Times New Roman" w:cs="Times New Roman"/>
          <w:b/>
          <w:bCs/>
          <w:sz w:val="28"/>
          <w:szCs w:val="28"/>
        </w:rPr>
        <w:lastRenderedPageBreak/>
        <w:t>4.Conclusion</w:t>
      </w:r>
    </w:p>
    <w:p w14:paraId="1ECF1D9C" w14:textId="08968BFE" w:rsidR="00A413F0" w:rsidRPr="006C7BC0" w:rsidRDefault="00A413F0" w:rsidP="006C7BC0">
      <w:pPr>
        <w:pStyle w:val="ListParagraph"/>
        <w:numPr>
          <w:ilvl w:val="0"/>
          <w:numId w:val="7"/>
        </w:numPr>
        <w:spacing w:line="360" w:lineRule="auto"/>
        <w:ind w:leftChars="0" w:firstLineChars="0"/>
        <w:jc w:val="both"/>
        <w:rPr>
          <w:rFonts w:ascii="Times New Roman" w:hAnsi="Times New Roman" w:cs="Times New Roman"/>
          <w:sz w:val="24"/>
          <w:szCs w:val="24"/>
        </w:rPr>
      </w:pPr>
      <w:r w:rsidRPr="006C7BC0">
        <w:rPr>
          <w:rFonts w:ascii="Times New Roman" w:hAnsi="Times New Roman" w:cs="Times New Roman"/>
          <w:sz w:val="24"/>
          <w:szCs w:val="24"/>
        </w:rPr>
        <w:t xml:space="preserve">We have </w:t>
      </w:r>
      <w:r w:rsidR="006C7BC0" w:rsidRPr="006C7BC0">
        <w:rPr>
          <w:rFonts w:ascii="Times New Roman" w:hAnsi="Times New Roman" w:cs="Times New Roman"/>
          <w:sz w:val="24"/>
          <w:szCs w:val="24"/>
        </w:rPr>
        <w:t>learned</w:t>
      </w:r>
      <w:r w:rsidRPr="006C7BC0">
        <w:rPr>
          <w:rFonts w:ascii="Times New Roman" w:hAnsi="Times New Roman" w:cs="Times New Roman"/>
          <w:sz w:val="24"/>
          <w:szCs w:val="24"/>
        </w:rPr>
        <w:t xml:space="preserve"> various things through this project. Such as HTML, CSS, JAVA SCRIPT, PHP, </w:t>
      </w:r>
      <w:r w:rsidR="006C7BC0" w:rsidRPr="006C7BC0">
        <w:rPr>
          <w:rFonts w:ascii="Times New Roman" w:hAnsi="Times New Roman" w:cs="Times New Roman"/>
          <w:sz w:val="24"/>
          <w:szCs w:val="24"/>
        </w:rPr>
        <w:t>DATABASE CONNECIVITY etc</w:t>
      </w:r>
    </w:p>
    <w:p w14:paraId="07D0D4F2" w14:textId="5BD894BE" w:rsidR="00FB1D4A" w:rsidRPr="006C7BC0" w:rsidRDefault="00FB1D4A" w:rsidP="006C7BC0">
      <w:pPr>
        <w:pStyle w:val="ListParagraph"/>
        <w:numPr>
          <w:ilvl w:val="0"/>
          <w:numId w:val="7"/>
        </w:numPr>
        <w:spacing w:line="360" w:lineRule="auto"/>
        <w:ind w:leftChars="0" w:firstLineChars="0"/>
        <w:jc w:val="both"/>
        <w:rPr>
          <w:rFonts w:ascii="Times New Roman" w:hAnsi="Times New Roman" w:cs="Times New Roman"/>
          <w:sz w:val="24"/>
          <w:szCs w:val="24"/>
        </w:rPr>
      </w:pPr>
      <w:r w:rsidRPr="006C7BC0">
        <w:rPr>
          <w:rFonts w:ascii="Times New Roman" w:hAnsi="Times New Roman" w:cs="Times New Roman"/>
          <w:sz w:val="24"/>
          <w:szCs w:val="24"/>
        </w:rPr>
        <w:t>A website gives clients important details about your coffee business, serves as an online store for beans and other goods, and offers engaging informative and entertaining material to draw them into your brand.</w:t>
      </w:r>
    </w:p>
    <w:p w14:paraId="11133A10" w14:textId="62F493D7" w:rsidR="00A413F0" w:rsidRPr="006C7BC0" w:rsidRDefault="00A413F0" w:rsidP="006C7BC0">
      <w:pPr>
        <w:pStyle w:val="ListParagraph"/>
        <w:numPr>
          <w:ilvl w:val="0"/>
          <w:numId w:val="7"/>
        </w:numPr>
        <w:spacing w:line="360" w:lineRule="auto"/>
        <w:ind w:leftChars="0" w:firstLineChars="0"/>
        <w:jc w:val="both"/>
        <w:rPr>
          <w:rFonts w:ascii="Times New Roman" w:hAnsi="Times New Roman" w:cs="Times New Roman"/>
          <w:sz w:val="24"/>
          <w:szCs w:val="24"/>
        </w:rPr>
      </w:pPr>
      <w:r w:rsidRPr="006C7BC0">
        <w:rPr>
          <w:rFonts w:ascii="Times New Roman" w:hAnsi="Times New Roman" w:cs="Times New Roman"/>
          <w:sz w:val="24"/>
          <w:szCs w:val="24"/>
        </w:rPr>
        <w:t>Local entrepreneurs' small, independent coffee shops can have a very different impact. Their support of the neighbourhood generates employment possibilities and enables the promotion of local talent.</w:t>
      </w:r>
    </w:p>
    <w:sectPr w:rsidR="00A413F0" w:rsidRPr="006C7BC0" w:rsidSect="003B34EA">
      <w:footerReference w:type="default" r:id="rId28"/>
      <w:pgSz w:w="11906" w:h="16838"/>
      <w:pgMar w:top="1440" w:right="72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091C" w14:textId="77777777" w:rsidR="001D370D" w:rsidRDefault="001D370D" w:rsidP="00821A90">
      <w:pPr>
        <w:spacing w:before="0" w:after="0" w:line="240" w:lineRule="auto"/>
        <w:ind w:left="0" w:hanging="2"/>
      </w:pPr>
      <w:r>
        <w:separator/>
      </w:r>
    </w:p>
  </w:endnote>
  <w:endnote w:type="continuationSeparator" w:id="0">
    <w:p w14:paraId="37F88F82" w14:textId="77777777" w:rsidR="001D370D" w:rsidRDefault="001D370D" w:rsidP="00821A90">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25F63" w14:textId="77777777" w:rsidR="00821A90" w:rsidRDefault="00821A9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853847"/>
      <w:docPartObj>
        <w:docPartGallery w:val="Page Numbers (Bottom of Page)"/>
        <w:docPartUnique/>
      </w:docPartObj>
    </w:sdtPr>
    <w:sdtEndPr>
      <w:rPr>
        <w:noProof/>
      </w:rPr>
    </w:sdtEndPr>
    <w:sdtContent>
      <w:p w14:paraId="4E79DCA9" w14:textId="4E5FAA6A" w:rsidR="003B34EA" w:rsidRDefault="0055410F">
        <w:pPr>
          <w:pStyle w:val="Footer"/>
          <w:ind w:left="0" w:hanging="2"/>
          <w:jc w:val="center"/>
        </w:pPr>
      </w:p>
    </w:sdtContent>
  </w:sdt>
  <w:p w14:paraId="5E262F58" w14:textId="77777777" w:rsidR="00821A90" w:rsidRDefault="00821A90">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D318" w14:textId="77777777" w:rsidR="00821A90" w:rsidRDefault="00821A90">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447171"/>
      <w:docPartObj>
        <w:docPartGallery w:val="Page Numbers (Bottom of Page)"/>
        <w:docPartUnique/>
      </w:docPartObj>
    </w:sdtPr>
    <w:sdtEndPr>
      <w:rPr>
        <w:noProof/>
      </w:rPr>
    </w:sdtEndPr>
    <w:sdtContent>
      <w:p w14:paraId="6063C95F" w14:textId="77777777" w:rsidR="003B34EA" w:rsidRDefault="003B34E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6F3138DF" w14:textId="77777777" w:rsidR="003B34EA" w:rsidRDefault="003B34E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11C76" w14:textId="77777777" w:rsidR="001D370D" w:rsidRDefault="001D370D" w:rsidP="00821A90">
      <w:pPr>
        <w:spacing w:before="0" w:after="0" w:line="240" w:lineRule="auto"/>
        <w:ind w:left="0" w:hanging="2"/>
      </w:pPr>
      <w:r>
        <w:separator/>
      </w:r>
    </w:p>
  </w:footnote>
  <w:footnote w:type="continuationSeparator" w:id="0">
    <w:p w14:paraId="5AED96B8" w14:textId="77777777" w:rsidR="001D370D" w:rsidRDefault="001D370D" w:rsidP="00821A90">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512F" w14:textId="77777777" w:rsidR="00821A90" w:rsidRDefault="00821A9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C5099" w14:textId="77777777" w:rsidR="00821A90" w:rsidRDefault="00821A90">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5A49D" w14:textId="77777777" w:rsidR="00821A90" w:rsidRDefault="00821A90">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F1F6A"/>
    <w:multiLevelType w:val="hybridMultilevel"/>
    <w:tmpl w:val="4330D478"/>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 w15:restartNumberingAfterBreak="0">
    <w:nsid w:val="463C2E6C"/>
    <w:multiLevelType w:val="multilevel"/>
    <w:tmpl w:val="5D1A08D0"/>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80" w:hanging="360"/>
      </w:pPr>
      <w:rPr>
        <w:rFonts w:ascii="Times New Roman" w:hAnsi="Times New Roman" w:cs="Times New Roman" w:hint="default"/>
        <w:b w:val="0"/>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2880" w:hanging="720"/>
      </w:pPr>
      <w:rPr>
        <w:rFonts w:ascii="Times New Roman" w:hAnsi="Times New Roman" w:cs="Times New Roman" w:hint="default"/>
      </w:rPr>
    </w:lvl>
    <w:lvl w:ilvl="4">
      <w:start w:val="1"/>
      <w:numFmt w:val="decimal"/>
      <w:lvlText w:val="%1.%2.%3.%4.%5"/>
      <w:lvlJc w:val="left"/>
      <w:pPr>
        <w:ind w:left="3960" w:hanging="1080"/>
      </w:pPr>
      <w:rPr>
        <w:rFonts w:ascii="Times New Roman" w:hAnsi="Times New Roman" w:cs="Times New Roman" w:hint="default"/>
      </w:rPr>
    </w:lvl>
    <w:lvl w:ilvl="5">
      <w:start w:val="1"/>
      <w:numFmt w:val="decimal"/>
      <w:lvlText w:val="%1.%2.%3.%4.%5.%6"/>
      <w:lvlJc w:val="left"/>
      <w:pPr>
        <w:ind w:left="4680" w:hanging="1080"/>
      </w:pPr>
      <w:rPr>
        <w:rFonts w:ascii="Times New Roman" w:hAnsi="Times New Roman" w:cs="Times New Roman" w:hint="default"/>
      </w:rPr>
    </w:lvl>
    <w:lvl w:ilvl="6">
      <w:start w:val="1"/>
      <w:numFmt w:val="decimal"/>
      <w:lvlText w:val="%1.%2.%3.%4.%5.%6.%7"/>
      <w:lvlJc w:val="left"/>
      <w:pPr>
        <w:ind w:left="5760" w:hanging="1440"/>
      </w:pPr>
      <w:rPr>
        <w:rFonts w:ascii="Times New Roman" w:hAnsi="Times New Roman" w:cs="Times New Roman" w:hint="default"/>
      </w:rPr>
    </w:lvl>
    <w:lvl w:ilvl="7">
      <w:start w:val="1"/>
      <w:numFmt w:val="decimal"/>
      <w:lvlText w:val="%1.%2.%3.%4.%5.%6.%7.%8"/>
      <w:lvlJc w:val="left"/>
      <w:pPr>
        <w:ind w:left="6480" w:hanging="1440"/>
      </w:pPr>
      <w:rPr>
        <w:rFonts w:ascii="Times New Roman" w:hAnsi="Times New Roman" w:cs="Times New Roman" w:hint="default"/>
      </w:rPr>
    </w:lvl>
    <w:lvl w:ilvl="8">
      <w:start w:val="1"/>
      <w:numFmt w:val="decimal"/>
      <w:lvlText w:val="%1.%2.%3.%4.%5.%6.%7.%8.%9"/>
      <w:lvlJc w:val="left"/>
      <w:pPr>
        <w:ind w:left="7560" w:hanging="1800"/>
      </w:pPr>
      <w:rPr>
        <w:rFonts w:ascii="Times New Roman" w:hAnsi="Times New Roman" w:cs="Times New Roman" w:hint="default"/>
      </w:rPr>
    </w:lvl>
  </w:abstractNum>
  <w:abstractNum w:abstractNumId="2" w15:restartNumberingAfterBreak="0">
    <w:nsid w:val="63A90507"/>
    <w:multiLevelType w:val="hybridMultilevel"/>
    <w:tmpl w:val="BFD00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C63348"/>
    <w:multiLevelType w:val="hybridMultilevel"/>
    <w:tmpl w:val="D44E7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A935F7"/>
    <w:multiLevelType w:val="hybridMultilevel"/>
    <w:tmpl w:val="5BAC317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5" w15:restartNumberingAfterBreak="0">
    <w:nsid w:val="71B9151B"/>
    <w:multiLevelType w:val="multilevel"/>
    <w:tmpl w:val="CFA0D956"/>
    <w:lvl w:ilvl="0">
      <w:start w:val="1"/>
      <w:numFmt w:val="decimal"/>
      <w:lvlText w:val="%1."/>
      <w:lvlJc w:val="left"/>
      <w:pPr>
        <w:ind w:left="720" w:hanging="360"/>
      </w:pPr>
      <w:rPr>
        <w:rFonts w:ascii="Times New Roman" w:hAnsi="Times New Roman" w:cs="Times New Roman" w:hint="default"/>
        <w:b/>
      </w:rPr>
    </w:lvl>
    <w:lvl w:ilvl="1">
      <w:start w:val="1"/>
      <w:numFmt w:val="decimal"/>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7F831017"/>
    <w:multiLevelType w:val="hybridMultilevel"/>
    <w:tmpl w:val="D630A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27148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88694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477522">
    <w:abstractNumId w:val="2"/>
  </w:num>
  <w:num w:numId="4" w16cid:durableId="295918757">
    <w:abstractNumId w:val="3"/>
  </w:num>
  <w:num w:numId="5" w16cid:durableId="1609434108">
    <w:abstractNumId w:val="6"/>
  </w:num>
  <w:num w:numId="6" w16cid:durableId="1675645471">
    <w:abstractNumId w:val="0"/>
  </w:num>
  <w:num w:numId="7" w16cid:durableId="17178964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nali Shakhawar">
    <w15:presenceInfo w15:providerId="Windows Live" w15:userId="320486a7423bc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026"/>
    <w:rsid w:val="00000439"/>
    <w:rsid w:val="00040314"/>
    <w:rsid w:val="000701D3"/>
    <w:rsid w:val="000831BC"/>
    <w:rsid w:val="000939A8"/>
    <w:rsid w:val="00094163"/>
    <w:rsid w:val="0009542C"/>
    <w:rsid w:val="000A370E"/>
    <w:rsid w:val="000F0168"/>
    <w:rsid w:val="000F0EC9"/>
    <w:rsid w:val="00184253"/>
    <w:rsid w:val="001862CC"/>
    <w:rsid w:val="001D370D"/>
    <w:rsid w:val="001D6AD9"/>
    <w:rsid w:val="001E0F88"/>
    <w:rsid w:val="002062E9"/>
    <w:rsid w:val="0022246C"/>
    <w:rsid w:val="00226DDA"/>
    <w:rsid w:val="00244C73"/>
    <w:rsid w:val="0024750C"/>
    <w:rsid w:val="00275F93"/>
    <w:rsid w:val="002E5401"/>
    <w:rsid w:val="002E6689"/>
    <w:rsid w:val="00345479"/>
    <w:rsid w:val="00360F07"/>
    <w:rsid w:val="0036442F"/>
    <w:rsid w:val="003751FB"/>
    <w:rsid w:val="003B1FD8"/>
    <w:rsid w:val="003B34EA"/>
    <w:rsid w:val="003C1026"/>
    <w:rsid w:val="003E42A1"/>
    <w:rsid w:val="00441A52"/>
    <w:rsid w:val="0044544A"/>
    <w:rsid w:val="00486C3C"/>
    <w:rsid w:val="004C5DF2"/>
    <w:rsid w:val="004C67A6"/>
    <w:rsid w:val="004F6335"/>
    <w:rsid w:val="0053671A"/>
    <w:rsid w:val="0055410F"/>
    <w:rsid w:val="00581A09"/>
    <w:rsid w:val="00586298"/>
    <w:rsid w:val="00594820"/>
    <w:rsid w:val="005A6976"/>
    <w:rsid w:val="005C53F2"/>
    <w:rsid w:val="005D04DF"/>
    <w:rsid w:val="005D46AC"/>
    <w:rsid w:val="0061585B"/>
    <w:rsid w:val="00650C53"/>
    <w:rsid w:val="00654C4F"/>
    <w:rsid w:val="00662A66"/>
    <w:rsid w:val="00676DDE"/>
    <w:rsid w:val="006A07FB"/>
    <w:rsid w:val="006C7BC0"/>
    <w:rsid w:val="006D1292"/>
    <w:rsid w:val="006D250E"/>
    <w:rsid w:val="006E476C"/>
    <w:rsid w:val="00726142"/>
    <w:rsid w:val="00726257"/>
    <w:rsid w:val="00751A9B"/>
    <w:rsid w:val="0079212B"/>
    <w:rsid w:val="007A01C5"/>
    <w:rsid w:val="007B7EA6"/>
    <w:rsid w:val="007E0F27"/>
    <w:rsid w:val="007E5ED8"/>
    <w:rsid w:val="007E7F97"/>
    <w:rsid w:val="00821A90"/>
    <w:rsid w:val="00824FB9"/>
    <w:rsid w:val="00835975"/>
    <w:rsid w:val="008407C0"/>
    <w:rsid w:val="008448A0"/>
    <w:rsid w:val="00864AE8"/>
    <w:rsid w:val="008924AC"/>
    <w:rsid w:val="008C4D69"/>
    <w:rsid w:val="008D126D"/>
    <w:rsid w:val="008F5FFC"/>
    <w:rsid w:val="00900F27"/>
    <w:rsid w:val="009067EF"/>
    <w:rsid w:val="009145F9"/>
    <w:rsid w:val="00933587"/>
    <w:rsid w:val="009346A1"/>
    <w:rsid w:val="00981171"/>
    <w:rsid w:val="00996B87"/>
    <w:rsid w:val="009C254F"/>
    <w:rsid w:val="009D5795"/>
    <w:rsid w:val="00A02387"/>
    <w:rsid w:val="00A2074A"/>
    <w:rsid w:val="00A413F0"/>
    <w:rsid w:val="00A63237"/>
    <w:rsid w:val="00A75D9D"/>
    <w:rsid w:val="00A8201D"/>
    <w:rsid w:val="00A95EB8"/>
    <w:rsid w:val="00AA3550"/>
    <w:rsid w:val="00AC3931"/>
    <w:rsid w:val="00AE0FEF"/>
    <w:rsid w:val="00AF5022"/>
    <w:rsid w:val="00B01D1B"/>
    <w:rsid w:val="00B059F1"/>
    <w:rsid w:val="00B548DD"/>
    <w:rsid w:val="00B67FD8"/>
    <w:rsid w:val="00B97AC1"/>
    <w:rsid w:val="00BA0F0A"/>
    <w:rsid w:val="00BD0B06"/>
    <w:rsid w:val="00BE27EB"/>
    <w:rsid w:val="00BF7551"/>
    <w:rsid w:val="00C13A5B"/>
    <w:rsid w:val="00C4435C"/>
    <w:rsid w:val="00CD2835"/>
    <w:rsid w:val="00CF2152"/>
    <w:rsid w:val="00CF6A69"/>
    <w:rsid w:val="00CF6E91"/>
    <w:rsid w:val="00D37BCF"/>
    <w:rsid w:val="00D45207"/>
    <w:rsid w:val="00D45AAB"/>
    <w:rsid w:val="00D70BC7"/>
    <w:rsid w:val="00D87F9B"/>
    <w:rsid w:val="00D95315"/>
    <w:rsid w:val="00DD727E"/>
    <w:rsid w:val="00DE596F"/>
    <w:rsid w:val="00DF4CFB"/>
    <w:rsid w:val="00E067FF"/>
    <w:rsid w:val="00E070B7"/>
    <w:rsid w:val="00E154CF"/>
    <w:rsid w:val="00E3298D"/>
    <w:rsid w:val="00E8317F"/>
    <w:rsid w:val="00E933D5"/>
    <w:rsid w:val="00EA2D78"/>
    <w:rsid w:val="00EE5621"/>
    <w:rsid w:val="00F673DB"/>
    <w:rsid w:val="00F92950"/>
    <w:rsid w:val="00FB1D4A"/>
    <w:rsid w:val="00FB3CB5"/>
    <w:rsid w:val="00FB4DA1"/>
    <w:rsid w:val="00FC1C84"/>
    <w:rsid w:val="00FC6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70A8"/>
  <w15:chartTrackingRefBased/>
  <w15:docId w15:val="{2D1BFB7B-240C-4ED4-89FF-8DC2B8230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026"/>
    <w:pPr>
      <w:suppressAutoHyphens/>
      <w:spacing w:before="100" w:beforeAutospacing="1" w:after="200" w:line="273" w:lineRule="auto"/>
      <w:ind w:leftChars="-1" w:left="-1" w:hangingChars="1" w:hanging="1"/>
      <w:textAlignment w:val="top"/>
      <w:outlineLvl w:val="0"/>
    </w:pPr>
    <w:rPr>
      <w:rFonts w:ascii="Calibri" w:eastAsia="Times New Roman" w:hAnsi="Calibri" w:cs="Calibri"/>
      <w:kern w:val="0"/>
      <w:position w:val="-1"/>
      <w:lang w:eastAsia="en-IN"/>
      <w14:ligatures w14:val="none"/>
    </w:rPr>
  </w:style>
  <w:style w:type="paragraph" w:styleId="Heading6">
    <w:name w:val="heading 6"/>
    <w:basedOn w:val="Normal"/>
    <w:next w:val="Normal"/>
    <w:link w:val="Heading6Char"/>
    <w:uiPriority w:val="99"/>
    <w:qFormat/>
    <w:rsid w:val="003C1026"/>
    <w:pPr>
      <w:spacing w:before="240" w:beforeAutospacing="0" w:after="60" w:line="240" w:lineRule="auto"/>
      <w:outlineLvl w:val="5"/>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9"/>
    <w:rsid w:val="003C1026"/>
    <w:rPr>
      <w:rFonts w:ascii="Times New Roman" w:eastAsia="Times New Roman" w:hAnsi="Times New Roman" w:cs="Calibri"/>
      <w:b/>
      <w:bCs/>
      <w:kern w:val="0"/>
      <w:position w:val="-1"/>
      <w:lang w:eastAsia="en-IN"/>
      <w14:ligatures w14:val="none"/>
    </w:rPr>
  </w:style>
  <w:style w:type="paragraph" w:styleId="ListParagraph">
    <w:name w:val="List Paragraph"/>
    <w:basedOn w:val="Normal"/>
    <w:uiPriority w:val="34"/>
    <w:qFormat/>
    <w:rsid w:val="003C1026"/>
    <w:pPr>
      <w:ind w:left="720"/>
      <w:contextualSpacing/>
    </w:pPr>
  </w:style>
  <w:style w:type="character" w:customStyle="1" w:styleId="a">
    <w:name w:val="a"/>
    <w:basedOn w:val="DefaultParagraphFont"/>
    <w:rsid w:val="00AC3931"/>
  </w:style>
  <w:style w:type="character" w:customStyle="1" w:styleId="l6">
    <w:name w:val="l6"/>
    <w:basedOn w:val="DefaultParagraphFont"/>
    <w:rsid w:val="00AC3931"/>
  </w:style>
  <w:style w:type="character" w:customStyle="1" w:styleId="l7">
    <w:name w:val="l7"/>
    <w:basedOn w:val="DefaultParagraphFont"/>
    <w:rsid w:val="005D46AC"/>
  </w:style>
  <w:style w:type="paragraph" w:styleId="Caption">
    <w:name w:val="caption"/>
    <w:basedOn w:val="Normal"/>
    <w:next w:val="Normal"/>
    <w:uiPriority w:val="35"/>
    <w:unhideWhenUsed/>
    <w:qFormat/>
    <w:rsid w:val="008C4D69"/>
    <w:pPr>
      <w:spacing w:before="0" w:line="240" w:lineRule="auto"/>
    </w:pPr>
    <w:rPr>
      <w:i/>
      <w:iCs/>
      <w:color w:val="44546A" w:themeColor="text2"/>
      <w:sz w:val="18"/>
      <w:szCs w:val="18"/>
    </w:rPr>
  </w:style>
  <w:style w:type="paragraph" w:styleId="Revision">
    <w:name w:val="Revision"/>
    <w:hidden/>
    <w:uiPriority w:val="99"/>
    <w:semiHidden/>
    <w:rsid w:val="003751FB"/>
    <w:pPr>
      <w:spacing w:after="0" w:line="240" w:lineRule="auto"/>
    </w:pPr>
    <w:rPr>
      <w:rFonts w:ascii="Calibri" w:eastAsia="Times New Roman" w:hAnsi="Calibri" w:cs="Calibri"/>
      <w:kern w:val="0"/>
      <w:position w:val="-1"/>
      <w:lang w:eastAsia="en-IN"/>
      <w14:ligatures w14:val="none"/>
    </w:rPr>
  </w:style>
  <w:style w:type="paragraph" w:styleId="Header">
    <w:name w:val="header"/>
    <w:basedOn w:val="Normal"/>
    <w:link w:val="HeaderChar"/>
    <w:uiPriority w:val="99"/>
    <w:unhideWhenUsed/>
    <w:rsid w:val="00821A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21A90"/>
    <w:rPr>
      <w:rFonts w:ascii="Calibri" w:eastAsia="Times New Roman" w:hAnsi="Calibri" w:cs="Calibri"/>
      <w:kern w:val="0"/>
      <w:position w:val="-1"/>
      <w:lang w:eastAsia="en-IN"/>
      <w14:ligatures w14:val="none"/>
    </w:rPr>
  </w:style>
  <w:style w:type="paragraph" w:styleId="Footer">
    <w:name w:val="footer"/>
    <w:basedOn w:val="Normal"/>
    <w:link w:val="FooterChar"/>
    <w:uiPriority w:val="99"/>
    <w:unhideWhenUsed/>
    <w:rsid w:val="00821A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21A90"/>
    <w:rPr>
      <w:rFonts w:ascii="Calibri" w:eastAsia="Times New Roman" w:hAnsi="Calibri" w:cs="Calibri"/>
      <w:kern w:val="0"/>
      <w:position w:val="-1"/>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21874">
      <w:bodyDiv w:val="1"/>
      <w:marLeft w:val="0"/>
      <w:marRight w:val="0"/>
      <w:marTop w:val="0"/>
      <w:marBottom w:val="0"/>
      <w:divBdr>
        <w:top w:val="none" w:sz="0" w:space="0" w:color="auto"/>
        <w:left w:val="none" w:sz="0" w:space="0" w:color="auto"/>
        <w:bottom w:val="none" w:sz="0" w:space="0" w:color="auto"/>
        <w:right w:val="none" w:sz="0" w:space="0" w:color="auto"/>
      </w:divBdr>
      <w:divsChild>
        <w:div w:id="923953711">
          <w:marLeft w:val="0"/>
          <w:marRight w:val="0"/>
          <w:marTop w:val="0"/>
          <w:marBottom w:val="0"/>
          <w:divBdr>
            <w:top w:val="none" w:sz="0" w:space="0" w:color="auto"/>
            <w:left w:val="none" w:sz="0" w:space="0" w:color="auto"/>
            <w:bottom w:val="none" w:sz="0" w:space="0" w:color="auto"/>
            <w:right w:val="none" w:sz="0" w:space="0" w:color="auto"/>
          </w:divBdr>
        </w:div>
        <w:div w:id="857281373">
          <w:marLeft w:val="0"/>
          <w:marRight w:val="0"/>
          <w:marTop w:val="0"/>
          <w:marBottom w:val="0"/>
          <w:divBdr>
            <w:top w:val="none" w:sz="0" w:space="0" w:color="auto"/>
            <w:left w:val="none" w:sz="0" w:space="0" w:color="auto"/>
            <w:bottom w:val="none" w:sz="0" w:space="0" w:color="auto"/>
            <w:right w:val="none" w:sz="0" w:space="0" w:color="auto"/>
          </w:divBdr>
        </w:div>
        <w:div w:id="1528256598">
          <w:marLeft w:val="0"/>
          <w:marRight w:val="0"/>
          <w:marTop w:val="0"/>
          <w:marBottom w:val="0"/>
          <w:divBdr>
            <w:top w:val="none" w:sz="0" w:space="0" w:color="auto"/>
            <w:left w:val="none" w:sz="0" w:space="0" w:color="auto"/>
            <w:bottom w:val="none" w:sz="0" w:space="0" w:color="auto"/>
            <w:right w:val="none" w:sz="0" w:space="0" w:color="auto"/>
          </w:divBdr>
        </w:div>
        <w:div w:id="166795957">
          <w:marLeft w:val="0"/>
          <w:marRight w:val="0"/>
          <w:marTop w:val="0"/>
          <w:marBottom w:val="0"/>
          <w:divBdr>
            <w:top w:val="none" w:sz="0" w:space="0" w:color="auto"/>
            <w:left w:val="none" w:sz="0" w:space="0" w:color="auto"/>
            <w:bottom w:val="none" w:sz="0" w:space="0" w:color="auto"/>
            <w:right w:val="none" w:sz="0" w:space="0" w:color="auto"/>
          </w:divBdr>
        </w:div>
        <w:div w:id="379742288">
          <w:marLeft w:val="0"/>
          <w:marRight w:val="0"/>
          <w:marTop w:val="0"/>
          <w:marBottom w:val="0"/>
          <w:divBdr>
            <w:top w:val="none" w:sz="0" w:space="0" w:color="auto"/>
            <w:left w:val="none" w:sz="0" w:space="0" w:color="auto"/>
            <w:bottom w:val="none" w:sz="0" w:space="0" w:color="auto"/>
            <w:right w:val="none" w:sz="0" w:space="0" w:color="auto"/>
          </w:divBdr>
        </w:div>
        <w:div w:id="2004310787">
          <w:marLeft w:val="0"/>
          <w:marRight w:val="0"/>
          <w:marTop w:val="0"/>
          <w:marBottom w:val="0"/>
          <w:divBdr>
            <w:top w:val="none" w:sz="0" w:space="0" w:color="auto"/>
            <w:left w:val="none" w:sz="0" w:space="0" w:color="auto"/>
            <w:bottom w:val="none" w:sz="0" w:space="0" w:color="auto"/>
            <w:right w:val="none" w:sz="0" w:space="0" w:color="auto"/>
          </w:divBdr>
        </w:div>
      </w:divsChild>
    </w:div>
    <w:div w:id="429160965">
      <w:bodyDiv w:val="1"/>
      <w:marLeft w:val="0"/>
      <w:marRight w:val="0"/>
      <w:marTop w:val="0"/>
      <w:marBottom w:val="0"/>
      <w:divBdr>
        <w:top w:val="none" w:sz="0" w:space="0" w:color="auto"/>
        <w:left w:val="none" w:sz="0" w:space="0" w:color="auto"/>
        <w:bottom w:val="none" w:sz="0" w:space="0" w:color="auto"/>
        <w:right w:val="none" w:sz="0" w:space="0" w:color="auto"/>
      </w:divBdr>
    </w:div>
    <w:div w:id="1626548370">
      <w:bodyDiv w:val="1"/>
      <w:marLeft w:val="0"/>
      <w:marRight w:val="0"/>
      <w:marTop w:val="0"/>
      <w:marBottom w:val="0"/>
      <w:divBdr>
        <w:top w:val="none" w:sz="0" w:space="0" w:color="auto"/>
        <w:left w:val="none" w:sz="0" w:space="0" w:color="auto"/>
        <w:bottom w:val="none" w:sz="0" w:space="0" w:color="auto"/>
        <w:right w:val="none" w:sz="0" w:space="0" w:color="auto"/>
      </w:divBdr>
      <w:divsChild>
        <w:div w:id="1367826482">
          <w:marLeft w:val="0"/>
          <w:marRight w:val="0"/>
          <w:marTop w:val="0"/>
          <w:marBottom w:val="0"/>
          <w:divBdr>
            <w:top w:val="none" w:sz="0" w:space="0" w:color="auto"/>
            <w:left w:val="none" w:sz="0" w:space="0" w:color="auto"/>
            <w:bottom w:val="none" w:sz="0" w:space="0" w:color="auto"/>
            <w:right w:val="none" w:sz="0" w:space="0" w:color="auto"/>
          </w:divBdr>
        </w:div>
        <w:div w:id="2001958760">
          <w:marLeft w:val="0"/>
          <w:marRight w:val="0"/>
          <w:marTop w:val="0"/>
          <w:marBottom w:val="0"/>
          <w:divBdr>
            <w:top w:val="none" w:sz="0" w:space="0" w:color="auto"/>
            <w:left w:val="none" w:sz="0" w:space="0" w:color="auto"/>
            <w:bottom w:val="none" w:sz="0" w:space="0" w:color="auto"/>
            <w:right w:val="none" w:sz="0" w:space="0" w:color="auto"/>
          </w:divBdr>
        </w:div>
        <w:div w:id="83695962">
          <w:marLeft w:val="0"/>
          <w:marRight w:val="0"/>
          <w:marTop w:val="0"/>
          <w:marBottom w:val="0"/>
          <w:divBdr>
            <w:top w:val="none" w:sz="0" w:space="0" w:color="auto"/>
            <w:left w:val="none" w:sz="0" w:space="0" w:color="auto"/>
            <w:bottom w:val="none" w:sz="0" w:space="0" w:color="auto"/>
            <w:right w:val="none" w:sz="0" w:space="0" w:color="auto"/>
          </w:divBdr>
        </w:div>
        <w:div w:id="265507216">
          <w:marLeft w:val="0"/>
          <w:marRight w:val="0"/>
          <w:marTop w:val="0"/>
          <w:marBottom w:val="0"/>
          <w:divBdr>
            <w:top w:val="none" w:sz="0" w:space="0" w:color="auto"/>
            <w:left w:val="none" w:sz="0" w:space="0" w:color="auto"/>
            <w:bottom w:val="none" w:sz="0" w:space="0" w:color="auto"/>
            <w:right w:val="none" w:sz="0" w:space="0" w:color="auto"/>
          </w:divBdr>
        </w:div>
        <w:div w:id="378558665">
          <w:marLeft w:val="0"/>
          <w:marRight w:val="0"/>
          <w:marTop w:val="0"/>
          <w:marBottom w:val="0"/>
          <w:divBdr>
            <w:top w:val="none" w:sz="0" w:space="0" w:color="auto"/>
            <w:left w:val="none" w:sz="0" w:space="0" w:color="auto"/>
            <w:bottom w:val="none" w:sz="0" w:space="0" w:color="auto"/>
            <w:right w:val="none" w:sz="0" w:space="0" w:color="auto"/>
          </w:divBdr>
        </w:div>
        <w:div w:id="928388251">
          <w:marLeft w:val="0"/>
          <w:marRight w:val="0"/>
          <w:marTop w:val="0"/>
          <w:marBottom w:val="0"/>
          <w:divBdr>
            <w:top w:val="none" w:sz="0" w:space="0" w:color="auto"/>
            <w:left w:val="none" w:sz="0" w:space="0" w:color="auto"/>
            <w:bottom w:val="none" w:sz="0" w:space="0" w:color="auto"/>
            <w:right w:val="none" w:sz="0" w:space="0" w:color="auto"/>
          </w:divBdr>
        </w:div>
        <w:div w:id="340089316">
          <w:marLeft w:val="0"/>
          <w:marRight w:val="0"/>
          <w:marTop w:val="0"/>
          <w:marBottom w:val="0"/>
          <w:divBdr>
            <w:top w:val="none" w:sz="0" w:space="0" w:color="auto"/>
            <w:left w:val="none" w:sz="0" w:space="0" w:color="auto"/>
            <w:bottom w:val="none" w:sz="0" w:space="0" w:color="auto"/>
            <w:right w:val="none" w:sz="0" w:space="0" w:color="auto"/>
          </w:divBdr>
        </w:div>
        <w:div w:id="354615981">
          <w:marLeft w:val="0"/>
          <w:marRight w:val="0"/>
          <w:marTop w:val="0"/>
          <w:marBottom w:val="0"/>
          <w:divBdr>
            <w:top w:val="none" w:sz="0" w:space="0" w:color="auto"/>
            <w:left w:val="none" w:sz="0" w:space="0" w:color="auto"/>
            <w:bottom w:val="none" w:sz="0" w:space="0" w:color="auto"/>
            <w:right w:val="none" w:sz="0" w:space="0" w:color="auto"/>
          </w:divBdr>
        </w:div>
        <w:div w:id="523251088">
          <w:marLeft w:val="0"/>
          <w:marRight w:val="0"/>
          <w:marTop w:val="0"/>
          <w:marBottom w:val="0"/>
          <w:divBdr>
            <w:top w:val="none" w:sz="0" w:space="0" w:color="auto"/>
            <w:left w:val="none" w:sz="0" w:space="0" w:color="auto"/>
            <w:bottom w:val="none" w:sz="0" w:space="0" w:color="auto"/>
            <w:right w:val="none" w:sz="0" w:space="0" w:color="auto"/>
          </w:divBdr>
        </w:div>
        <w:div w:id="30418406">
          <w:marLeft w:val="0"/>
          <w:marRight w:val="0"/>
          <w:marTop w:val="0"/>
          <w:marBottom w:val="0"/>
          <w:divBdr>
            <w:top w:val="none" w:sz="0" w:space="0" w:color="auto"/>
            <w:left w:val="none" w:sz="0" w:space="0" w:color="auto"/>
            <w:bottom w:val="none" w:sz="0" w:space="0" w:color="auto"/>
            <w:right w:val="none" w:sz="0" w:space="0" w:color="auto"/>
          </w:divBdr>
        </w:div>
        <w:div w:id="2049721967">
          <w:marLeft w:val="0"/>
          <w:marRight w:val="0"/>
          <w:marTop w:val="0"/>
          <w:marBottom w:val="0"/>
          <w:divBdr>
            <w:top w:val="none" w:sz="0" w:space="0" w:color="auto"/>
            <w:left w:val="none" w:sz="0" w:space="0" w:color="auto"/>
            <w:bottom w:val="none" w:sz="0" w:space="0" w:color="auto"/>
            <w:right w:val="none" w:sz="0" w:space="0" w:color="auto"/>
          </w:divBdr>
        </w:div>
        <w:div w:id="1074621747">
          <w:marLeft w:val="0"/>
          <w:marRight w:val="0"/>
          <w:marTop w:val="0"/>
          <w:marBottom w:val="0"/>
          <w:divBdr>
            <w:top w:val="none" w:sz="0" w:space="0" w:color="auto"/>
            <w:left w:val="none" w:sz="0" w:space="0" w:color="auto"/>
            <w:bottom w:val="none" w:sz="0" w:space="0" w:color="auto"/>
            <w:right w:val="none" w:sz="0" w:space="0" w:color="auto"/>
          </w:divBdr>
        </w:div>
        <w:div w:id="1972399072">
          <w:marLeft w:val="0"/>
          <w:marRight w:val="0"/>
          <w:marTop w:val="0"/>
          <w:marBottom w:val="0"/>
          <w:divBdr>
            <w:top w:val="none" w:sz="0" w:space="0" w:color="auto"/>
            <w:left w:val="none" w:sz="0" w:space="0" w:color="auto"/>
            <w:bottom w:val="none" w:sz="0" w:space="0" w:color="auto"/>
            <w:right w:val="none" w:sz="0" w:space="0" w:color="auto"/>
          </w:divBdr>
        </w:div>
        <w:div w:id="224145453">
          <w:marLeft w:val="0"/>
          <w:marRight w:val="0"/>
          <w:marTop w:val="0"/>
          <w:marBottom w:val="0"/>
          <w:divBdr>
            <w:top w:val="none" w:sz="0" w:space="0" w:color="auto"/>
            <w:left w:val="none" w:sz="0" w:space="0" w:color="auto"/>
            <w:bottom w:val="none" w:sz="0" w:space="0" w:color="auto"/>
            <w:right w:val="none" w:sz="0" w:space="0" w:color="auto"/>
          </w:divBdr>
        </w:div>
        <w:div w:id="847869463">
          <w:marLeft w:val="0"/>
          <w:marRight w:val="0"/>
          <w:marTop w:val="0"/>
          <w:marBottom w:val="0"/>
          <w:divBdr>
            <w:top w:val="none" w:sz="0" w:space="0" w:color="auto"/>
            <w:left w:val="none" w:sz="0" w:space="0" w:color="auto"/>
            <w:bottom w:val="none" w:sz="0" w:space="0" w:color="auto"/>
            <w:right w:val="none" w:sz="0" w:space="0" w:color="auto"/>
          </w:divBdr>
        </w:div>
        <w:div w:id="1886676620">
          <w:marLeft w:val="0"/>
          <w:marRight w:val="0"/>
          <w:marTop w:val="0"/>
          <w:marBottom w:val="0"/>
          <w:divBdr>
            <w:top w:val="none" w:sz="0" w:space="0" w:color="auto"/>
            <w:left w:val="none" w:sz="0" w:space="0" w:color="auto"/>
            <w:bottom w:val="none" w:sz="0" w:space="0" w:color="auto"/>
            <w:right w:val="none" w:sz="0" w:space="0" w:color="auto"/>
          </w:divBdr>
        </w:div>
        <w:div w:id="551891213">
          <w:marLeft w:val="0"/>
          <w:marRight w:val="0"/>
          <w:marTop w:val="0"/>
          <w:marBottom w:val="0"/>
          <w:divBdr>
            <w:top w:val="none" w:sz="0" w:space="0" w:color="auto"/>
            <w:left w:val="none" w:sz="0" w:space="0" w:color="auto"/>
            <w:bottom w:val="none" w:sz="0" w:space="0" w:color="auto"/>
            <w:right w:val="none" w:sz="0" w:space="0" w:color="auto"/>
          </w:divBdr>
        </w:div>
        <w:div w:id="1474786089">
          <w:marLeft w:val="0"/>
          <w:marRight w:val="0"/>
          <w:marTop w:val="0"/>
          <w:marBottom w:val="0"/>
          <w:divBdr>
            <w:top w:val="none" w:sz="0" w:space="0" w:color="auto"/>
            <w:left w:val="none" w:sz="0" w:space="0" w:color="auto"/>
            <w:bottom w:val="none" w:sz="0" w:space="0" w:color="auto"/>
            <w:right w:val="none" w:sz="0" w:space="0" w:color="auto"/>
          </w:divBdr>
        </w:div>
        <w:div w:id="159078986">
          <w:marLeft w:val="0"/>
          <w:marRight w:val="0"/>
          <w:marTop w:val="0"/>
          <w:marBottom w:val="0"/>
          <w:divBdr>
            <w:top w:val="none" w:sz="0" w:space="0" w:color="auto"/>
            <w:left w:val="none" w:sz="0" w:space="0" w:color="auto"/>
            <w:bottom w:val="none" w:sz="0" w:space="0" w:color="auto"/>
            <w:right w:val="none" w:sz="0" w:space="0" w:color="auto"/>
          </w:divBdr>
        </w:div>
      </w:divsChild>
    </w:div>
    <w:div w:id="1963030958">
      <w:bodyDiv w:val="1"/>
      <w:marLeft w:val="0"/>
      <w:marRight w:val="0"/>
      <w:marTop w:val="0"/>
      <w:marBottom w:val="0"/>
      <w:divBdr>
        <w:top w:val="none" w:sz="0" w:space="0" w:color="auto"/>
        <w:left w:val="none" w:sz="0" w:space="0" w:color="auto"/>
        <w:bottom w:val="none" w:sz="0" w:space="0" w:color="auto"/>
        <w:right w:val="none" w:sz="0" w:space="0" w:color="auto"/>
      </w:divBdr>
      <w:divsChild>
        <w:div w:id="317348540">
          <w:marLeft w:val="0"/>
          <w:marRight w:val="0"/>
          <w:marTop w:val="0"/>
          <w:marBottom w:val="0"/>
          <w:divBdr>
            <w:top w:val="none" w:sz="0" w:space="0" w:color="auto"/>
            <w:left w:val="none" w:sz="0" w:space="0" w:color="auto"/>
            <w:bottom w:val="none" w:sz="0" w:space="0" w:color="auto"/>
            <w:right w:val="none" w:sz="0" w:space="0" w:color="auto"/>
          </w:divBdr>
        </w:div>
        <w:div w:id="306589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sv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0A79B-9B3E-429B-827D-7FD3C4BAA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Shakhawar</dc:creator>
  <cp:keywords/>
  <dc:description/>
  <cp:lastModifiedBy>Sonali Shakhawar</cp:lastModifiedBy>
  <cp:revision>2</cp:revision>
  <cp:lastPrinted>2023-06-14T08:26:00Z</cp:lastPrinted>
  <dcterms:created xsi:type="dcterms:W3CDTF">2023-06-15T14:40:00Z</dcterms:created>
  <dcterms:modified xsi:type="dcterms:W3CDTF">2023-06-15T14:40:00Z</dcterms:modified>
</cp:coreProperties>
</file>